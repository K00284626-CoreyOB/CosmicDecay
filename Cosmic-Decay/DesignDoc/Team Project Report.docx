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0031392A" w:rsidP="0031392A" w:rsidRDefault="0031392A" w14:paraId="47612AA8" w14:textId="77777777">
      <w:pPr>
        <w:pStyle w:val="Heading1"/>
      </w:pPr>
      <w:r>
        <w:t xml:space="preserve">                              </w:t>
      </w:r>
    </w:p>
    <w:p w:rsidR="0031392A" w:rsidP="0031392A" w:rsidRDefault="0031392A" w14:paraId="37BBC0E1" w14:textId="77777777">
      <w:pPr>
        <w:pStyle w:val="Heading1"/>
      </w:pPr>
    </w:p>
    <w:p w:rsidR="0031392A" w:rsidP="0031392A" w:rsidRDefault="0031392A" w14:paraId="005393C2" w14:textId="77777777">
      <w:pPr>
        <w:pStyle w:val="Heading1"/>
      </w:pPr>
    </w:p>
    <w:p w:rsidR="0031392A" w:rsidP="0031392A" w:rsidRDefault="0031392A" w14:paraId="4CB635DA" w14:textId="77777777">
      <w:pPr>
        <w:pStyle w:val="Heading1"/>
      </w:pPr>
    </w:p>
    <w:p w:rsidR="0031392A" w:rsidP="0031392A" w:rsidRDefault="0031392A" w14:paraId="07079EA3" w14:textId="77777777">
      <w:pPr>
        <w:pStyle w:val="Heading1"/>
      </w:pPr>
    </w:p>
    <w:p w:rsidRPr="00230AE1" w:rsidR="0042501D" w:rsidP="0031392A" w:rsidRDefault="0031392A" w14:paraId="0A209C16" w14:textId="32B0EE08">
      <w:pPr>
        <w:pStyle w:val="Heading1"/>
        <w:rPr>
          <w:sz w:val="56"/>
          <w:szCs w:val="56"/>
        </w:rPr>
      </w:pPr>
      <w:r>
        <w:t xml:space="preserve">                        </w:t>
      </w:r>
      <w:bookmarkStart w:name="_Toc183102979" w:id="0"/>
      <w:r w:rsidRPr="00230AE1">
        <w:rPr>
          <w:sz w:val="56"/>
          <w:szCs w:val="56"/>
        </w:rPr>
        <w:t>Team Project</w:t>
      </w:r>
      <w:bookmarkEnd w:id="0"/>
    </w:p>
    <w:p w:rsidRPr="00DB2EAC" w:rsidR="008D21BA" w:rsidP="00DB2EAC" w:rsidRDefault="00DB2EAC" w14:paraId="51CD49A9" w14:textId="435EC117">
      <w:pPr>
        <w:pStyle w:val="Heading1"/>
        <w:rPr>
          <w:sz w:val="72"/>
          <w:szCs w:val="72"/>
        </w:rPr>
      </w:pPr>
      <w:r>
        <w:rPr>
          <w:sz w:val="72"/>
          <w:szCs w:val="72"/>
        </w:rPr>
        <w:t xml:space="preserve">         </w:t>
      </w:r>
      <w:bookmarkStart w:name="_Toc183102980" w:id="1"/>
      <w:r w:rsidRPr="00DB2EAC">
        <w:rPr>
          <w:sz w:val="72"/>
          <w:szCs w:val="72"/>
        </w:rPr>
        <w:t>Cosmic Decay</w:t>
      </w:r>
      <w:bookmarkEnd w:id="1"/>
    </w:p>
    <w:p w:rsidR="008D21BA" w:rsidP="008D21BA" w:rsidRDefault="008D21BA" w14:paraId="65533B55" w14:textId="77777777"/>
    <w:p w:rsidR="008D21BA" w:rsidP="008D21BA" w:rsidRDefault="008D21BA" w14:paraId="4B239604" w14:textId="77777777"/>
    <w:p w:rsidR="008D21BA" w:rsidP="008D21BA" w:rsidRDefault="008D21BA" w14:paraId="1E22EBC1" w14:textId="77777777"/>
    <w:p w:rsidR="008D21BA" w:rsidP="008D21BA" w:rsidRDefault="008D21BA" w14:paraId="6FFEB368" w14:textId="77777777"/>
    <w:p w:rsidR="008D21BA" w:rsidP="008D21BA" w:rsidRDefault="008D21BA" w14:paraId="39BD16BE" w14:textId="77777777"/>
    <w:p w:rsidR="008D21BA" w:rsidP="008D21BA" w:rsidRDefault="008D21BA" w14:paraId="75B78CF1" w14:textId="77777777"/>
    <w:p w:rsidR="008D21BA" w:rsidP="008D21BA" w:rsidRDefault="008D21BA" w14:paraId="2AEA85BA" w14:textId="77777777"/>
    <w:p w:rsidR="008D21BA" w:rsidP="008D21BA" w:rsidRDefault="008D21BA" w14:paraId="10BD88DA" w14:textId="77777777"/>
    <w:p w:rsidR="008D21BA" w:rsidP="008D21BA" w:rsidRDefault="008D21BA" w14:paraId="42E1653C" w14:textId="77777777"/>
    <w:p w:rsidR="008D21BA" w:rsidP="008D21BA" w:rsidRDefault="008D21BA" w14:paraId="74D56EE7" w14:textId="77777777"/>
    <w:p w:rsidR="008D21BA" w:rsidP="008D21BA" w:rsidRDefault="008D21BA" w14:paraId="6A95D249" w14:textId="77777777"/>
    <w:p w:rsidR="008D21BA" w:rsidP="008D21BA" w:rsidRDefault="008D21BA" w14:paraId="774F5D98" w14:textId="77777777"/>
    <w:p w:rsidR="008D21BA" w:rsidP="008D21BA" w:rsidRDefault="008D21BA" w14:paraId="6F93A5E9" w14:textId="77777777"/>
    <w:p w:rsidR="00CD2537" w:rsidP="0042501D" w:rsidRDefault="00CD2537" w14:paraId="4E3D0F18" w14:textId="77777777">
      <w:pPr>
        <w:rPr>
          <w:noProof/>
          <w:lang w:eastAsia="en-IE"/>
        </w:rPr>
      </w:pPr>
    </w:p>
    <w:p w:rsidR="0042501D" w:rsidP="0042501D" w:rsidRDefault="0042501D" w14:paraId="2010A4F4" w14:textId="77777777">
      <w:pPr>
        <w:rPr>
          <w:noProof/>
          <w:lang w:eastAsia="en-IE"/>
        </w:rPr>
      </w:pPr>
      <w:r w:rsidRPr="002A08BB">
        <w:rPr>
          <w:noProof/>
        </w:rPr>
        <w:drawing>
          <wp:inline distT="0" distB="0" distL="0" distR="0" wp14:anchorId="60973B43" wp14:editId="24C96384">
            <wp:extent cx="3533775"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775" cy="1219200"/>
                    </a:xfrm>
                    <a:prstGeom prst="rect">
                      <a:avLst/>
                    </a:prstGeom>
                    <a:noFill/>
                    <a:ln>
                      <a:noFill/>
                    </a:ln>
                  </pic:spPr>
                </pic:pic>
              </a:graphicData>
            </a:graphic>
          </wp:inline>
        </w:drawing>
      </w:r>
    </w:p>
    <w:p w:rsidR="0042501D" w:rsidP="0042501D" w:rsidRDefault="0042501D" w14:paraId="3994D785" w14:textId="77777777"/>
    <w:p w:rsidRPr="00DF3DAE" w:rsidR="0042501D" w:rsidP="0042501D" w:rsidRDefault="0042501D" w14:paraId="1E1CC99B" w14:textId="77777777"/>
    <w:tbl>
      <w:tblPr>
        <w:tblW w:w="8472" w:type="dxa"/>
        <w:tblLayout w:type="fixed"/>
        <w:tblLook w:val="0000" w:firstRow="0" w:lastRow="0" w:firstColumn="0" w:lastColumn="0" w:noHBand="0" w:noVBand="0"/>
      </w:tblPr>
      <w:tblGrid>
        <w:gridCol w:w="3348"/>
        <w:gridCol w:w="5124"/>
      </w:tblGrid>
      <w:tr w:rsidRPr="00DF3DAE" w:rsidR="0042501D" w14:paraId="3386163D" w14:textId="77777777">
        <w:trPr>
          <w:trHeight w:val="640"/>
        </w:trPr>
        <w:tc>
          <w:tcPr>
            <w:tcW w:w="3348" w:type="dxa"/>
            <w:vAlign w:val="bottom"/>
          </w:tcPr>
          <w:p w:rsidRPr="00DF3DAE" w:rsidR="0042501D" w:rsidRDefault="0042501D" w14:paraId="516F134D" w14:textId="77777777">
            <w:r>
              <w:t>Title of Project</w:t>
            </w:r>
          </w:p>
        </w:tc>
        <w:tc>
          <w:tcPr>
            <w:tcW w:w="5124" w:type="dxa"/>
            <w:tcBorders>
              <w:bottom w:val="single" w:color="auto" w:sz="4" w:space="0"/>
            </w:tcBorders>
            <w:vAlign w:val="bottom"/>
          </w:tcPr>
          <w:p w:rsidRPr="00DF3DAE" w:rsidR="0042501D" w:rsidRDefault="0042501D" w14:paraId="2D446291" w14:textId="77777777">
            <w:r>
              <w:t>Cosmic Decay</w:t>
            </w:r>
          </w:p>
        </w:tc>
      </w:tr>
      <w:tr w:rsidRPr="00DF3DAE" w:rsidR="0042501D" w14:paraId="0659C27C" w14:textId="77777777">
        <w:trPr>
          <w:trHeight w:val="640"/>
        </w:trPr>
        <w:tc>
          <w:tcPr>
            <w:tcW w:w="3348" w:type="dxa"/>
            <w:vAlign w:val="bottom"/>
          </w:tcPr>
          <w:p w:rsidRPr="00DF3DAE" w:rsidR="0042501D" w:rsidRDefault="0042501D" w14:paraId="3A0FF987" w14:textId="77777777"/>
        </w:tc>
        <w:tc>
          <w:tcPr>
            <w:tcW w:w="5124" w:type="dxa"/>
            <w:tcBorders>
              <w:top w:val="single" w:color="auto" w:sz="4" w:space="0"/>
              <w:bottom w:val="single" w:color="auto" w:sz="4" w:space="0"/>
            </w:tcBorders>
            <w:vAlign w:val="bottom"/>
          </w:tcPr>
          <w:p w:rsidRPr="00DF3DAE" w:rsidR="0042501D" w:rsidRDefault="0042501D" w14:paraId="11E481F1" w14:textId="77777777"/>
        </w:tc>
      </w:tr>
      <w:tr w:rsidRPr="00DF3DAE" w:rsidR="0042501D" w14:paraId="4E09A117" w14:textId="77777777">
        <w:trPr>
          <w:trHeight w:val="640"/>
        </w:trPr>
        <w:tc>
          <w:tcPr>
            <w:tcW w:w="3348" w:type="dxa"/>
            <w:vAlign w:val="bottom"/>
          </w:tcPr>
          <w:p w:rsidRPr="00DF3DAE" w:rsidR="0042501D" w:rsidRDefault="0042501D" w14:paraId="3C86D0E9" w14:textId="77777777">
            <w:r w:rsidRPr="00DF3DAE">
              <w:t>Student</w:t>
            </w:r>
            <w:r>
              <w:t xml:space="preserve"> Name &amp; Number:</w:t>
            </w:r>
          </w:p>
        </w:tc>
        <w:tc>
          <w:tcPr>
            <w:tcW w:w="5124" w:type="dxa"/>
            <w:tcBorders>
              <w:top w:val="single" w:color="auto" w:sz="4" w:space="0"/>
              <w:bottom w:val="single" w:color="auto" w:sz="4" w:space="0"/>
            </w:tcBorders>
            <w:vAlign w:val="bottom"/>
          </w:tcPr>
          <w:p w:rsidRPr="00DF3DAE" w:rsidR="0042501D" w:rsidRDefault="0042501D" w14:paraId="1B094786" w14:textId="77777777">
            <w:r>
              <w:t>Matthew O’Rourke Bourke – K00287407</w:t>
            </w:r>
          </w:p>
        </w:tc>
      </w:tr>
      <w:tr w:rsidRPr="00DF3DAE" w:rsidR="0042501D" w14:paraId="66BEA118" w14:textId="77777777">
        <w:trPr>
          <w:trHeight w:val="640"/>
        </w:trPr>
        <w:tc>
          <w:tcPr>
            <w:tcW w:w="3348" w:type="dxa"/>
            <w:vAlign w:val="bottom"/>
          </w:tcPr>
          <w:p w:rsidRPr="00DF3DAE" w:rsidR="0042501D" w:rsidRDefault="0042501D" w14:paraId="6275DF26" w14:textId="77777777">
            <w:r w:rsidRPr="00DF3DAE">
              <w:t>Student</w:t>
            </w:r>
            <w:r>
              <w:t xml:space="preserve"> Name &amp; Number:</w:t>
            </w:r>
          </w:p>
        </w:tc>
        <w:tc>
          <w:tcPr>
            <w:tcW w:w="5124" w:type="dxa"/>
            <w:tcBorders>
              <w:bottom w:val="single" w:color="auto" w:sz="4" w:space="0"/>
            </w:tcBorders>
            <w:vAlign w:val="bottom"/>
          </w:tcPr>
          <w:p w:rsidRPr="00DF3DAE" w:rsidR="0042501D" w:rsidRDefault="0042501D" w14:paraId="5EFE8EF1" w14:textId="77777777">
            <w:r>
              <w:t>Corey O'Brien – K00284626</w:t>
            </w:r>
          </w:p>
        </w:tc>
      </w:tr>
      <w:tr w:rsidRPr="00DF3DAE" w:rsidR="0042501D" w14:paraId="532E83E1" w14:textId="77777777">
        <w:trPr>
          <w:trHeight w:val="640"/>
        </w:trPr>
        <w:tc>
          <w:tcPr>
            <w:tcW w:w="3348" w:type="dxa"/>
            <w:vAlign w:val="bottom"/>
          </w:tcPr>
          <w:p w:rsidRPr="00DF3DAE" w:rsidR="0042501D" w:rsidRDefault="0042501D" w14:paraId="3A3704FD" w14:textId="77777777">
            <w:r w:rsidRPr="00DF3DAE">
              <w:t>Student</w:t>
            </w:r>
            <w:r>
              <w:t xml:space="preserve"> Name &amp; Number:</w:t>
            </w:r>
          </w:p>
        </w:tc>
        <w:tc>
          <w:tcPr>
            <w:tcW w:w="5124" w:type="dxa"/>
            <w:tcBorders>
              <w:bottom w:val="single" w:color="auto" w:sz="4" w:space="0"/>
            </w:tcBorders>
            <w:vAlign w:val="bottom"/>
          </w:tcPr>
          <w:p w:rsidRPr="00DF3DAE" w:rsidR="0042501D" w:rsidRDefault="0042501D" w14:paraId="6BC72DA2" w14:textId="77777777">
            <w:r>
              <w:t>Zach Ahearn – K00282339</w:t>
            </w:r>
          </w:p>
        </w:tc>
      </w:tr>
      <w:tr w:rsidRPr="00DF3DAE" w:rsidR="0042501D" w14:paraId="0CDBE987" w14:textId="77777777">
        <w:trPr>
          <w:trHeight w:val="640"/>
        </w:trPr>
        <w:tc>
          <w:tcPr>
            <w:tcW w:w="3348" w:type="dxa"/>
            <w:vAlign w:val="bottom"/>
          </w:tcPr>
          <w:p w:rsidRPr="00DF3DAE" w:rsidR="0042501D" w:rsidRDefault="0042501D" w14:paraId="3A863B76" w14:textId="77777777">
            <w:r w:rsidRPr="00DF3DAE">
              <w:t>Student</w:t>
            </w:r>
            <w:r>
              <w:t xml:space="preserve"> Name &amp; Number:</w:t>
            </w:r>
          </w:p>
        </w:tc>
        <w:tc>
          <w:tcPr>
            <w:tcW w:w="5124" w:type="dxa"/>
            <w:tcBorders>
              <w:bottom w:val="single" w:color="auto" w:sz="4" w:space="0"/>
            </w:tcBorders>
            <w:vAlign w:val="bottom"/>
          </w:tcPr>
          <w:p w:rsidRPr="00DF3DAE" w:rsidR="0042501D" w:rsidRDefault="0042501D" w14:paraId="4AA3E6D9" w14:textId="77777777">
            <w:r>
              <w:t xml:space="preserve">Szymon Halada - </w:t>
            </w:r>
            <w:r w:rsidRPr="005B27C9">
              <w:t>K00284376</w:t>
            </w:r>
          </w:p>
        </w:tc>
      </w:tr>
      <w:tr w:rsidRPr="00DF3DAE" w:rsidR="0042501D" w14:paraId="7E9E1284" w14:textId="77777777">
        <w:trPr>
          <w:trHeight w:val="640"/>
        </w:trPr>
        <w:tc>
          <w:tcPr>
            <w:tcW w:w="3348" w:type="dxa"/>
            <w:vAlign w:val="bottom"/>
          </w:tcPr>
          <w:p w:rsidRPr="00DF3DAE" w:rsidR="0042501D" w:rsidRDefault="0042501D" w14:paraId="6B9A9996" w14:textId="77777777">
            <w:r w:rsidRPr="00DF3DAE">
              <w:t>Date</w:t>
            </w:r>
          </w:p>
        </w:tc>
        <w:tc>
          <w:tcPr>
            <w:tcW w:w="5124" w:type="dxa"/>
            <w:tcBorders>
              <w:bottom w:val="single" w:color="auto" w:sz="4" w:space="0"/>
            </w:tcBorders>
            <w:vAlign w:val="bottom"/>
          </w:tcPr>
          <w:p w:rsidRPr="00DF3DAE" w:rsidR="0042501D" w:rsidRDefault="0042501D" w14:paraId="2502FC84" w14:textId="77777777">
            <w:r>
              <w:t>02/10/2024</w:t>
            </w:r>
          </w:p>
        </w:tc>
      </w:tr>
      <w:tr w:rsidRPr="00DF3DAE" w:rsidR="0042501D" w14:paraId="3A9EF7E5" w14:textId="77777777">
        <w:trPr>
          <w:trHeight w:val="640"/>
        </w:trPr>
        <w:tc>
          <w:tcPr>
            <w:tcW w:w="3348" w:type="dxa"/>
            <w:vAlign w:val="bottom"/>
          </w:tcPr>
          <w:p w:rsidRPr="00DF3DAE" w:rsidR="0042501D" w:rsidRDefault="0042501D" w14:paraId="5D2BD035" w14:textId="3064FB57"/>
        </w:tc>
        <w:tc>
          <w:tcPr>
            <w:tcW w:w="5124" w:type="dxa"/>
            <w:vAlign w:val="bottom"/>
          </w:tcPr>
          <w:p w:rsidRPr="00DF3DAE" w:rsidR="0042501D" w:rsidRDefault="0042501D" w14:paraId="74DF6E7F" w14:textId="77777777"/>
        </w:tc>
      </w:tr>
    </w:tbl>
    <w:p w:rsidRPr="00DF3DAE" w:rsidR="0042501D" w:rsidP="0042501D" w:rsidRDefault="0042501D" w14:paraId="7F98EC79" w14:textId="77777777"/>
    <w:p w:rsidRPr="001566AE" w:rsidR="0042501D" w:rsidP="0042501D" w:rsidRDefault="0042501D" w14:paraId="28B4C775" w14:textId="77777777">
      <w:pPr>
        <w:jc w:val="center"/>
        <w:rPr>
          <w:sz w:val="28"/>
          <w:szCs w:val="28"/>
        </w:rPr>
      </w:pPr>
      <w:r>
        <w:br w:type="page"/>
      </w:r>
      <w:r>
        <w:rPr>
          <w:sz w:val="28"/>
          <w:szCs w:val="28"/>
        </w:rPr>
        <w:t>Software Development with Games Programming</w:t>
      </w:r>
    </w:p>
    <w:p w:rsidRPr="001566AE" w:rsidR="0042501D" w:rsidP="0042501D" w:rsidRDefault="0042501D" w14:paraId="3A54A3C1" w14:textId="77777777">
      <w:pPr>
        <w:jc w:val="center"/>
        <w:rPr>
          <w:sz w:val="28"/>
          <w:szCs w:val="28"/>
        </w:rPr>
      </w:pPr>
      <w:r>
        <w:rPr>
          <w:sz w:val="28"/>
          <w:szCs w:val="28"/>
        </w:rPr>
        <w:t xml:space="preserve">Technological University of the Shannon </w:t>
      </w:r>
      <w:r w:rsidRPr="001566AE">
        <w:rPr>
          <w:sz w:val="28"/>
          <w:szCs w:val="28"/>
        </w:rPr>
        <w:t>(Tipperary)</w:t>
      </w:r>
    </w:p>
    <w:p w:rsidR="0042501D" w:rsidP="0042501D" w:rsidRDefault="0042501D" w14:paraId="5C1AEB31" w14:textId="77777777"/>
    <w:p w:rsidR="0042501D" w:rsidP="0042501D" w:rsidRDefault="0042501D" w14:paraId="0FBDACF7" w14:textId="77777777">
      <w:r>
        <w:t>Certificate of authorship</w:t>
      </w:r>
    </w:p>
    <w:p w:rsidR="0042501D" w:rsidP="0042501D" w:rsidRDefault="0042501D" w14:paraId="7AA1445D" w14:textId="77777777"/>
    <w:p w:rsidR="0042501D" w:rsidP="0042501D" w:rsidRDefault="0042501D" w14:paraId="17C88C50" w14:textId="77777777">
      <w:r>
        <w:t>We hereby certify that this material, which we now submit for assessment on the programme of study leading to the award of [degree title] is entirely our own work, and has not been taken for the work of others save and to the extent that such work has been cited and acknowledged within the text.</w:t>
      </w:r>
    </w:p>
    <w:p w:rsidR="0042501D" w:rsidP="0042501D" w:rsidRDefault="0042501D" w14:paraId="03BB9B87" w14:textId="77777777"/>
    <w:p w:rsidRPr="00DF3DAE" w:rsidR="0042501D" w:rsidP="0042501D" w:rsidRDefault="0042501D" w14:paraId="4F4A41F0" w14:textId="77777777"/>
    <w:tbl>
      <w:tblPr>
        <w:tblW w:w="8472" w:type="dxa"/>
        <w:tblLayout w:type="fixed"/>
        <w:tblLook w:val="0000" w:firstRow="0" w:lastRow="0" w:firstColumn="0" w:lastColumn="0" w:noHBand="0" w:noVBand="0"/>
      </w:tblPr>
      <w:tblGrid>
        <w:gridCol w:w="3348"/>
        <w:gridCol w:w="5124"/>
      </w:tblGrid>
      <w:tr w:rsidRPr="00DF3DAE" w:rsidR="0042501D" w14:paraId="15E5D32A" w14:textId="77777777">
        <w:trPr>
          <w:trHeight w:val="640"/>
        </w:trPr>
        <w:tc>
          <w:tcPr>
            <w:tcW w:w="3348" w:type="dxa"/>
            <w:vAlign w:val="bottom"/>
          </w:tcPr>
          <w:p w:rsidRPr="00DF3DAE" w:rsidR="0042501D" w:rsidRDefault="0042501D" w14:paraId="6ED0815B" w14:textId="77777777">
            <w:r>
              <w:t>Name of Candidate:</w:t>
            </w:r>
          </w:p>
        </w:tc>
        <w:tc>
          <w:tcPr>
            <w:tcW w:w="5124" w:type="dxa"/>
            <w:tcBorders>
              <w:bottom w:val="single" w:color="auto" w:sz="4" w:space="0"/>
            </w:tcBorders>
            <w:vAlign w:val="bottom"/>
          </w:tcPr>
          <w:p w:rsidRPr="00DF3DAE" w:rsidR="0042501D" w:rsidRDefault="00DB2EAC" w14:paraId="4FFF72D9" w14:textId="465AEA7B">
            <w:r>
              <w:t>Matthew O’Rourke Bourke</w:t>
            </w:r>
          </w:p>
        </w:tc>
      </w:tr>
      <w:tr w:rsidRPr="00DF3DAE" w:rsidR="0042501D" w14:paraId="0BF0635A" w14:textId="77777777">
        <w:trPr>
          <w:trHeight w:val="640"/>
        </w:trPr>
        <w:tc>
          <w:tcPr>
            <w:tcW w:w="3348" w:type="dxa"/>
            <w:vAlign w:val="bottom"/>
          </w:tcPr>
          <w:p w:rsidRPr="00DF3DAE" w:rsidR="0042501D" w:rsidRDefault="0042501D" w14:paraId="2CE2AE0D" w14:textId="77777777">
            <w:r w:rsidRPr="00DF3DAE">
              <w:t>Signature</w:t>
            </w:r>
            <w:r>
              <w:t xml:space="preserve"> of Candidate:</w:t>
            </w:r>
          </w:p>
        </w:tc>
        <w:tc>
          <w:tcPr>
            <w:tcW w:w="5124" w:type="dxa"/>
            <w:tcBorders>
              <w:top w:val="single" w:color="auto" w:sz="4" w:space="0"/>
              <w:bottom w:val="single" w:color="auto" w:sz="4" w:space="0"/>
            </w:tcBorders>
            <w:vAlign w:val="bottom"/>
          </w:tcPr>
          <w:p w:rsidRPr="00DF3DAE" w:rsidR="0042501D" w:rsidRDefault="0042501D" w14:paraId="0F3C009E" w14:textId="77777777"/>
        </w:tc>
      </w:tr>
    </w:tbl>
    <w:p w:rsidRPr="00DF3DAE" w:rsidR="0042501D" w:rsidP="0042501D" w:rsidRDefault="0042501D" w14:paraId="20201EC8" w14:textId="77777777"/>
    <w:p w:rsidRPr="00DF3DAE" w:rsidR="0042501D" w:rsidP="0042501D" w:rsidRDefault="0042501D" w14:paraId="0B49A325" w14:textId="77777777"/>
    <w:tbl>
      <w:tblPr>
        <w:tblW w:w="8472" w:type="dxa"/>
        <w:tblLayout w:type="fixed"/>
        <w:tblLook w:val="0000" w:firstRow="0" w:lastRow="0" w:firstColumn="0" w:lastColumn="0" w:noHBand="0" w:noVBand="0"/>
      </w:tblPr>
      <w:tblGrid>
        <w:gridCol w:w="3348"/>
        <w:gridCol w:w="5124"/>
      </w:tblGrid>
      <w:tr w:rsidRPr="00DF3DAE" w:rsidR="0042501D" w14:paraId="7F78C44A" w14:textId="77777777">
        <w:trPr>
          <w:trHeight w:val="640"/>
        </w:trPr>
        <w:tc>
          <w:tcPr>
            <w:tcW w:w="3348" w:type="dxa"/>
            <w:vAlign w:val="bottom"/>
          </w:tcPr>
          <w:p w:rsidRPr="00DF3DAE" w:rsidR="0042501D" w:rsidRDefault="0042501D" w14:paraId="230476AB" w14:textId="77777777">
            <w:r>
              <w:t>Name of Candidate:</w:t>
            </w:r>
          </w:p>
        </w:tc>
        <w:tc>
          <w:tcPr>
            <w:tcW w:w="5124" w:type="dxa"/>
            <w:tcBorders>
              <w:bottom w:val="single" w:color="auto" w:sz="4" w:space="0"/>
            </w:tcBorders>
            <w:vAlign w:val="bottom"/>
          </w:tcPr>
          <w:p w:rsidRPr="00DF3DAE" w:rsidR="0042501D" w:rsidRDefault="00DB2EAC" w14:paraId="7D4948BF" w14:textId="7BBCA864">
            <w:r>
              <w:t>Zach Ahearn</w:t>
            </w:r>
          </w:p>
        </w:tc>
      </w:tr>
      <w:tr w:rsidRPr="00DF3DAE" w:rsidR="0042501D" w14:paraId="22179A64" w14:textId="77777777">
        <w:trPr>
          <w:trHeight w:val="640"/>
        </w:trPr>
        <w:tc>
          <w:tcPr>
            <w:tcW w:w="3348" w:type="dxa"/>
            <w:vAlign w:val="bottom"/>
          </w:tcPr>
          <w:p w:rsidRPr="00DF3DAE" w:rsidR="0042501D" w:rsidRDefault="0042501D" w14:paraId="570F434B" w14:textId="77777777">
            <w:r w:rsidRPr="00DF3DAE">
              <w:t>Signature</w:t>
            </w:r>
            <w:r>
              <w:t xml:space="preserve"> of Candidate:</w:t>
            </w:r>
          </w:p>
        </w:tc>
        <w:tc>
          <w:tcPr>
            <w:tcW w:w="5124" w:type="dxa"/>
            <w:tcBorders>
              <w:top w:val="single" w:color="auto" w:sz="4" w:space="0"/>
              <w:bottom w:val="single" w:color="auto" w:sz="4" w:space="0"/>
            </w:tcBorders>
            <w:vAlign w:val="bottom"/>
          </w:tcPr>
          <w:p w:rsidRPr="00DF3DAE" w:rsidR="0042501D" w:rsidRDefault="0042501D" w14:paraId="7F956A2F" w14:textId="77777777"/>
        </w:tc>
      </w:tr>
    </w:tbl>
    <w:p w:rsidRPr="00DF3DAE" w:rsidR="0042501D" w:rsidP="0042501D" w:rsidRDefault="0042501D" w14:paraId="7E8AB7FB" w14:textId="77777777"/>
    <w:p w:rsidRPr="00DF3DAE" w:rsidR="0042501D" w:rsidP="0042501D" w:rsidRDefault="0042501D" w14:paraId="2AC1073B" w14:textId="77777777"/>
    <w:tbl>
      <w:tblPr>
        <w:tblW w:w="8472" w:type="dxa"/>
        <w:tblLayout w:type="fixed"/>
        <w:tblLook w:val="0000" w:firstRow="0" w:lastRow="0" w:firstColumn="0" w:lastColumn="0" w:noHBand="0" w:noVBand="0"/>
      </w:tblPr>
      <w:tblGrid>
        <w:gridCol w:w="3348"/>
        <w:gridCol w:w="5124"/>
      </w:tblGrid>
      <w:tr w:rsidRPr="00DF3DAE" w:rsidR="0042501D" w14:paraId="2DE222E2" w14:textId="77777777">
        <w:trPr>
          <w:trHeight w:val="640"/>
        </w:trPr>
        <w:tc>
          <w:tcPr>
            <w:tcW w:w="3348" w:type="dxa"/>
            <w:vAlign w:val="bottom"/>
          </w:tcPr>
          <w:p w:rsidRPr="00DF3DAE" w:rsidR="0042501D" w:rsidRDefault="0042501D" w14:paraId="4A3F1D67" w14:textId="77777777">
            <w:r>
              <w:t>Name of Candidate:</w:t>
            </w:r>
          </w:p>
        </w:tc>
        <w:tc>
          <w:tcPr>
            <w:tcW w:w="5124" w:type="dxa"/>
            <w:tcBorders>
              <w:bottom w:val="single" w:color="auto" w:sz="4" w:space="0"/>
            </w:tcBorders>
            <w:vAlign w:val="bottom"/>
          </w:tcPr>
          <w:p w:rsidRPr="00DF3DAE" w:rsidR="0042501D" w:rsidRDefault="00DB2EAC" w14:paraId="7257D062" w14:textId="2F4C1000">
            <w:r>
              <w:t>Szymon Halada</w:t>
            </w:r>
          </w:p>
        </w:tc>
      </w:tr>
      <w:tr w:rsidRPr="00DF3DAE" w:rsidR="0042501D" w14:paraId="3170E63F" w14:textId="77777777">
        <w:trPr>
          <w:trHeight w:val="640"/>
        </w:trPr>
        <w:tc>
          <w:tcPr>
            <w:tcW w:w="3348" w:type="dxa"/>
            <w:vAlign w:val="bottom"/>
          </w:tcPr>
          <w:p w:rsidRPr="00DF3DAE" w:rsidR="0042501D" w:rsidRDefault="0042501D" w14:paraId="57610580" w14:textId="77777777">
            <w:r w:rsidRPr="00DF3DAE">
              <w:t>Signature</w:t>
            </w:r>
            <w:r>
              <w:t xml:space="preserve"> of Candidate:</w:t>
            </w:r>
          </w:p>
        </w:tc>
        <w:tc>
          <w:tcPr>
            <w:tcW w:w="5124" w:type="dxa"/>
            <w:tcBorders>
              <w:top w:val="single" w:color="auto" w:sz="4" w:space="0"/>
              <w:bottom w:val="single" w:color="auto" w:sz="4" w:space="0"/>
            </w:tcBorders>
            <w:vAlign w:val="bottom"/>
          </w:tcPr>
          <w:p w:rsidRPr="00DF3DAE" w:rsidR="0042501D" w:rsidRDefault="0042501D" w14:paraId="401CF1B1" w14:textId="77777777"/>
        </w:tc>
      </w:tr>
    </w:tbl>
    <w:p w:rsidRPr="00DF3DAE" w:rsidR="0042501D" w:rsidP="0042501D" w:rsidRDefault="0042501D" w14:paraId="533DDBA6" w14:textId="77777777"/>
    <w:p w:rsidRPr="00DF3DAE" w:rsidR="0042501D" w:rsidP="0042501D" w:rsidRDefault="0042501D" w14:paraId="07204434" w14:textId="77777777"/>
    <w:tbl>
      <w:tblPr>
        <w:tblW w:w="8472" w:type="dxa"/>
        <w:tblLayout w:type="fixed"/>
        <w:tblLook w:val="0000" w:firstRow="0" w:lastRow="0" w:firstColumn="0" w:lastColumn="0" w:noHBand="0" w:noVBand="0"/>
      </w:tblPr>
      <w:tblGrid>
        <w:gridCol w:w="3348"/>
        <w:gridCol w:w="5124"/>
      </w:tblGrid>
      <w:tr w:rsidRPr="00DF3DAE" w:rsidR="0042501D" w14:paraId="5EC5E403" w14:textId="77777777">
        <w:trPr>
          <w:trHeight w:val="640"/>
        </w:trPr>
        <w:tc>
          <w:tcPr>
            <w:tcW w:w="3348" w:type="dxa"/>
            <w:vAlign w:val="bottom"/>
          </w:tcPr>
          <w:p w:rsidRPr="00DF3DAE" w:rsidR="0042501D" w:rsidRDefault="0042501D" w14:paraId="7BE52AA5" w14:textId="77777777">
            <w:r>
              <w:t>Name of Candidate:</w:t>
            </w:r>
          </w:p>
        </w:tc>
        <w:tc>
          <w:tcPr>
            <w:tcW w:w="5124" w:type="dxa"/>
            <w:tcBorders>
              <w:bottom w:val="single" w:color="auto" w:sz="4" w:space="0"/>
            </w:tcBorders>
            <w:vAlign w:val="bottom"/>
          </w:tcPr>
          <w:p w:rsidRPr="00DF3DAE" w:rsidR="0042501D" w:rsidRDefault="00DB2EAC" w14:paraId="21A1FF25" w14:textId="19965046">
            <w:r>
              <w:t>Corey O’Brien</w:t>
            </w:r>
          </w:p>
        </w:tc>
      </w:tr>
      <w:tr w:rsidRPr="00DF3DAE" w:rsidR="0042501D" w14:paraId="5D9402DE" w14:textId="77777777">
        <w:trPr>
          <w:trHeight w:val="640"/>
        </w:trPr>
        <w:tc>
          <w:tcPr>
            <w:tcW w:w="3348" w:type="dxa"/>
            <w:vAlign w:val="bottom"/>
          </w:tcPr>
          <w:p w:rsidRPr="00DF3DAE" w:rsidR="0042501D" w:rsidRDefault="0042501D" w14:paraId="68C9426B" w14:textId="77777777">
            <w:r w:rsidRPr="00DF3DAE">
              <w:t>Signature</w:t>
            </w:r>
            <w:r>
              <w:t xml:space="preserve"> of Candidate:</w:t>
            </w:r>
          </w:p>
        </w:tc>
        <w:tc>
          <w:tcPr>
            <w:tcW w:w="5124" w:type="dxa"/>
            <w:tcBorders>
              <w:top w:val="single" w:color="auto" w:sz="4" w:space="0"/>
              <w:bottom w:val="single" w:color="auto" w:sz="4" w:space="0"/>
            </w:tcBorders>
            <w:vAlign w:val="bottom"/>
          </w:tcPr>
          <w:p w:rsidRPr="00DF3DAE" w:rsidR="0042501D" w:rsidRDefault="0042501D" w14:paraId="0C060254" w14:textId="77777777"/>
        </w:tc>
      </w:tr>
    </w:tbl>
    <w:p w:rsidRPr="00DF3DAE" w:rsidR="0042501D" w:rsidP="0042501D" w:rsidRDefault="0042501D" w14:paraId="123EDAE3" w14:textId="77777777"/>
    <w:p w:rsidR="0042501D" w:rsidP="0042501D" w:rsidRDefault="0042501D" w14:paraId="106000F2" w14:textId="0BB8EE8A">
      <w:r>
        <w:t>Dated:</w:t>
      </w:r>
      <w:r w:rsidR="00DB2EAC">
        <w:t xml:space="preserve"> 21/11/2024</w:t>
      </w:r>
    </w:p>
    <w:p w:rsidR="0042501D" w:rsidP="0042501D" w:rsidRDefault="0042501D" w14:paraId="4E110C85" w14:textId="77777777"/>
    <w:p w:rsidR="0042501D" w:rsidP="0042501D" w:rsidRDefault="0042501D" w14:paraId="7F1A2487" w14:textId="77777777">
      <w:pPr>
        <w:pStyle w:val="TOCHeading"/>
      </w:pPr>
      <w:r>
        <w:br w:type="page"/>
      </w:r>
    </w:p>
    <w:sdt>
      <w:sdtPr>
        <w:rPr>
          <w:rFonts w:ascii="Times New Roman" w:hAnsi="Times New Roman" w:eastAsia="Times New Roman" w:cs="Arial"/>
          <w:b/>
          <w:bCs/>
          <w:caps/>
          <w:color w:val="auto"/>
          <w:sz w:val="20"/>
          <w:szCs w:val="20"/>
          <w:lang w:val="en-IE"/>
        </w:rPr>
        <w:id w:val="1101465828"/>
        <w:docPartObj>
          <w:docPartGallery w:val="Table of Contents"/>
          <w:docPartUnique/>
        </w:docPartObj>
      </w:sdtPr>
      <w:sdtEndPr>
        <w:rPr>
          <w:rStyle w:val="Hyperlink"/>
          <w:rFonts w:ascii="Times New Roman" w:hAnsi="Times New Roman" w:eastAsia="Times New Roman" w:cs="Arial"/>
          <w:b w:val="1"/>
          <w:bCs w:val="1"/>
          <w:caps w:val="1"/>
          <w:color w:val="0000FF"/>
          <w:sz w:val="24"/>
          <w:szCs w:val="24"/>
          <w:u w:val="single"/>
          <w:lang w:val="en-IE"/>
        </w:rPr>
      </w:sdtEndPr>
      <w:sdtContent>
        <w:p w:rsidR="0042501D" w:rsidP="0042501D" w:rsidRDefault="0042501D" w14:paraId="28F8438F" w14:textId="77777777">
          <w:pPr>
            <w:pStyle w:val="TOCHeading"/>
          </w:pPr>
          <w:r>
            <w:t>Contents</w:t>
          </w:r>
        </w:p>
        <w:p w:rsidR="00947806" w:rsidRDefault="0042501D" w14:paraId="4E8DCF2D" w14:textId="69E08982">
          <w:pPr>
            <w:pStyle w:val="TOC1"/>
            <w:tabs>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r>
            <w:fldChar w:fldCharType="begin"/>
          </w:r>
          <w:r>
            <w:instrText xml:space="preserve"> TOC \o "1-3" \h \z \u </w:instrText>
          </w:r>
          <w:r>
            <w:fldChar w:fldCharType="separate"/>
          </w:r>
          <w:hyperlink w:history="1" w:anchor="_Toc183102979">
            <w:r w:rsidRPr="00B5778C" w:rsidR="00947806">
              <w:rPr>
                <w:rStyle w:val="Hyperlink"/>
                <w:noProof/>
              </w:rPr>
              <w:t>Team Project</w:t>
            </w:r>
            <w:r w:rsidR="00947806">
              <w:rPr>
                <w:noProof/>
                <w:webHidden/>
              </w:rPr>
              <w:tab/>
            </w:r>
            <w:r w:rsidR="00947806">
              <w:rPr>
                <w:noProof/>
                <w:webHidden/>
              </w:rPr>
              <w:fldChar w:fldCharType="begin"/>
            </w:r>
            <w:r w:rsidR="00947806">
              <w:rPr>
                <w:noProof/>
                <w:webHidden/>
              </w:rPr>
              <w:instrText xml:space="preserve"> PAGEREF _Toc183102979 \h </w:instrText>
            </w:r>
            <w:r w:rsidR="00947806">
              <w:rPr>
                <w:noProof/>
                <w:webHidden/>
              </w:rPr>
            </w:r>
            <w:r w:rsidR="00947806">
              <w:rPr>
                <w:noProof/>
                <w:webHidden/>
              </w:rPr>
              <w:fldChar w:fldCharType="separate"/>
            </w:r>
            <w:r w:rsidR="00947806">
              <w:rPr>
                <w:noProof/>
                <w:webHidden/>
              </w:rPr>
              <w:t>1</w:t>
            </w:r>
            <w:r w:rsidR="00947806">
              <w:rPr>
                <w:noProof/>
                <w:webHidden/>
              </w:rPr>
              <w:fldChar w:fldCharType="end"/>
            </w:r>
          </w:hyperlink>
        </w:p>
        <w:p w:rsidR="00947806" w:rsidRDefault="00947806" w14:paraId="3151DD8C" w14:textId="5DE9124F">
          <w:pPr>
            <w:pStyle w:val="TOC1"/>
            <w:tabs>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hyperlink w:history="1" w:anchor="_Toc183102980">
            <w:r w:rsidRPr="00B5778C">
              <w:rPr>
                <w:rStyle w:val="Hyperlink"/>
                <w:noProof/>
              </w:rPr>
              <w:t>Cosmic Decay</w:t>
            </w:r>
            <w:r>
              <w:rPr>
                <w:noProof/>
                <w:webHidden/>
              </w:rPr>
              <w:tab/>
            </w:r>
            <w:r>
              <w:rPr>
                <w:noProof/>
                <w:webHidden/>
              </w:rPr>
              <w:fldChar w:fldCharType="begin"/>
            </w:r>
            <w:r>
              <w:rPr>
                <w:noProof/>
                <w:webHidden/>
              </w:rPr>
              <w:instrText xml:space="preserve"> PAGEREF _Toc183102980 \h </w:instrText>
            </w:r>
            <w:r>
              <w:rPr>
                <w:noProof/>
                <w:webHidden/>
              </w:rPr>
            </w:r>
            <w:r>
              <w:rPr>
                <w:noProof/>
                <w:webHidden/>
              </w:rPr>
              <w:fldChar w:fldCharType="separate"/>
            </w:r>
            <w:r>
              <w:rPr>
                <w:noProof/>
                <w:webHidden/>
              </w:rPr>
              <w:t>1</w:t>
            </w:r>
            <w:r>
              <w:rPr>
                <w:noProof/>
                <w:webHidden/>
              </w:rPr>
              <w:fldChar w:fldCharType="end"/>
            </w:r>
          </w:hyperlink>
        </w:p>
        <w:p w:rsidR="00947806" w:rsidRDefault="00947806" w14:paraId="2CAD026D" w14:textId="6ECB3D94">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81">
            <w:r w:rsidRPr="00B5778C">
              <w:rPr>
                <w:rStyle w:val="Hyperlink"/>
                <w:noProof/>
              </w:rPr>
              <w:t>Abstract</w:t>
            </w:r>
            <w:r>
              <w:rPr>
                <w:noProof/>
                <w:webHidden/>
              </w:rPr>
              <w:tab/>
            </w:r>
            <w:r>
              <w:rPr>
                <w:noProof/>
                <w:webHidden/>
              </w:rPr>
              <w:fldChar w:fldCharType="begin"/>
            </w:r>
            <w:r>
              <w:rPr>
                <w:noProof/>
                <w:webHidden/>
              </w:rPr>
              <w:instrText xml:space="preserve"> PAGEREF _Toc183102981 \h </w:instrText>
            </w:r>
            <w:r>
              <w:rPr>
                <w:noProof/>
                <w:webHidden/>
              </w:rPr>
            </w:r>
            <w:r>
              <w:rPr>
                <w:noProof/>
                <w:webHidden/>
              </w:rPr>
              <w:fldChar w:fldCharType="separate"/>
            </w:r>
            <w:r>
              <w:rPr>
                <w:noProof/>
                <w:webHidden/>
              </w:rPr>
              <w:t>5</w:t>
            </w:r>
            <w:r>
              <w:rPr>
                <w:noProof/>
                <w:webHidden/>
              </w:rPr>
              <w:fldChar w:fldCharType="end"/>
            </w:r>
          </w:hyperlink>
        </w:p>
        <w:p w:rsidR="00947806" w:rsidRDefault="00947806" w14:paraId="0442DCC7" w14:textId="334A7201">
          <w:pPr>
            <w:pStyle w:val="TOC1"/>
            <w:tabs>
              <w:tab w:val="left" w:pos="480"/>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hyperlink w:history="1" w:anchor="_Toc183102982">
            <w:r w:rsidRPr="00B5778C">
              <w:rPr>
                <w:rStyle w:val="Hyperlink"/>
                <w:noProof/>
              </w:rPr>
              <w:t>1</w:t>
            </w:r>
            <w:r>
              <w:rPr>
                <w:rFonts w:asciiTheme="minorHAnsi" w:hAnsiTheme="minorHAnsi" w:eastAsiaTheme="minorEastAsia" w:cstheme="minorBidi"/>
                <w:b w:val="0"/>
                <w:bCs w:val="0"/>
                <w:caps w:val="0"/>
                <w:noProof/>
                <w:kern w:val="2"/>
                <w:sz w:val="24"/>
                <w:szCs w:val="24"/>
                <w:lang w:eastAsia="en-IE"/>
                <w14:ligatures w14:val="standardContextual"/>
              </w:rPr>
              <w:tab/>
            </w:r>
            <w:r w:rsidRPr="00B5778C">
              <w:rPr>
                <w:rStyle w:val="Hyperlink"/>
                <w:noProof/>
              </w:rPr>
              <w:t>Introduction</w:t>
            </w:r>
            <w:r>
              <w:rPr>
                <w:noProof/>
                <w:webHidden/>
              </w:rPr>
              <w:tab/>
            </w:r>
            <w:r>
              <w:rPr>
                <w:noProof/>
                <w:webHidden/>
              </w:rPr>
              <w:fldChar w:fldCharType="begin"/>
            </w:r>
            <w:r>
              <w:rPr>
                <w:noProof/>
                <w:webHidden/>
              </w:rPr>
              <w:instrText xml:space="preserve"> PAGEREF _Toc183102982 \h </w:instrText>
            </w:r>
            <w:r>
              <w:rPr>
                <w:noProof/>
                <w:webHidden/>
              </w:rPr>
            </w:r>
            <w:r>
              <w:rPr>
                <w:noProof/>
                <w:webHidden/>
              </w:rPr>
              <w:fldChar w:fldCharType="separate"/>
            </w:r>
            <w:r>
              <w:rPr>
                <w:noProof/>
                <w:webHidden/>
              </w:rPr>
              <w:t>6</w:t>
            </w:r>
            <w:r>
              <w:rPr>
                <w:noProof/>
                <w:webHidden/>
              </w:rPr>
              <w:fldChar w:fldCharType="end"/>
            </w:r>
          </w:hyperlink>
        </w:p>
        <w:p w:rsidR="00947806" w:rsidRDefault="00947806" w14:paraId="141C7538" w14:textId="7A8C560A">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83">
            <w:r w:rsidRPr="00B5778C">
              <w:rPr>
                <w:rStyle w:val="Hyperlink"/>
                <w:noProof/>
              </w:rPr>
              <w:t>1.1</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PURPOSE</w:t>
            </w:r>
            <w:r>
              <w:rPr>
                <w:noProof/>
                <w:webHidden/>
              </w:rPr>
              <w:tab/>
            </w:r>
            <w:r>
              <w:rPr>
                <w:noProof/>
                <w:webHidden/>
              </w:rPr>
              <w:fldChar w:fldCharType="begin"/>
            </w:r>
            <w:r>
              <w:rPr>
                <w:noProof/>
                <w:webHidden/>
              </w:rPr>
              <w:instrText xml:space="preserve"> PAGEREF _Toc183102983 \h </w:instrText>
            </w:r>
            <w:r>
              <w:rPr>
                <w:noProof/>
                <w:webHidden/>
              </w:rPr>
            </w:r>
            <w:r>
              <w:rPr>
                <w:noProof/>
                <w:webHidden/>
              </w:rPr>
              <w:fldChar w:fldCharType="separate"/>
            </w:r>
            <w:r>
              <w:rPr>
                <w:noProof/>
                <w:webHidden/>
              </w:rPr>
              <w:t>6</w:t>
            </w:r>
            <w:r>
              <w:rPr>
                <w:noProof/>
                <w:webHidden/>
              </w:rPr>
              <w:fldChar w:fldCharType="end"/>
            </w:r>
          </w:hyperlink>
        </w:p>
        <w:p w:rsidR="00947806" w:rsidRDefault="00947806" w14:paraId="22C99E4B" w14:textId="1DA30E64">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84">
            <w:r w:rsidRPr="00B5778C">
              <w:rPr>
                <w:rStyle w:val="Hyperlink"/>
                <w:noProof/>
              </w:rPr>
              <w:t>1.2</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Scope</w:t>
            </w:r>
            <w:r>
              <w:rPr>
                <w:noProof/>
                <w:webHidden/>
              </w:rPr>
              <w:tab/>
            </w:r>
            <w:r>
              <w:rPr>
                <w:noProof/>
                <w:webHidden/>
              </w:rPr>
              <w:fldChar w:fldCharType="begin"/>
            </w:r>
            <w:r>
              <w:rPr>
                <w:noProof/>
                <w:webHidden/>
              </w:rPr>
              <w:instrText xml:space="preserve"> PAGEREF _Toc183102984 \h </w:instrText>
            </w:r>
            <w:r>
              <w:rPr>
                <w:noProof/>
                <w:webHidden/>
              </w:rPr>
            </w:r>
            <w:r>
              <w:rPr>
                <w:noProof/>
                <w:webHidden/>
              </w:rPr>
              <w:fldChar w:fldCharType="separate"/>
            </w:r>
            <w:r>
              <w:rPr>
                <w:noProof/>
                <w:webHidden/>
              </w:rPr>
              <w:t>6</w:t>
            </w:r>
            <w:r>
              <w:rPr>
                <w:noProof/>
                <w:webHidden/>
              </w:rPr>
              <w:fldChar w:fldCharType="end"/>
            </w:r>
          </w:hyperlink>
        </w:p>
        <w:p w:rsidR="00947806" w:rsidRDefault="00947806" w14:paraId="2BCA5886" w14:textId="78035DCA">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85">
            <w:r w:rsidRPr="00B5778C">
              <w:rPr>
                <w:rStyle w:val="Hyperlink"/>
                <w:noProof/>
              </w:rPr>
              <w:t>1.3</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Project Members</w:t>
            </w:r>
            <w:r>
              <w:rPr>
                <w:noProof/>
                <w:webHidden/>
              </w:rPr>
              <w:tab/>
            </w:r>
            <w:r>
              <w:rPr>
                <w:noProof/>
                <w:webHidden/>
              </w:rPr>
              <w:fldChar w:fldCharType="begin"/>
            </w:r>
            <w:r>
              <w:rPr>
                <w:noProof/>
                <w:webHidden/>
              </w:rPr>
              <w:instrText xml:space="preserve"> PAGEREF _Toc183102985 \h </w:instrText>
            </w:r>
            <w:r>
              <w:rPr>
                <w:noProof/>
                <w:webHidden/>
              </w:rPr>
            </w:r>
            <w:r>
              <w:rPr>
                <w:noProof/>
                <w:webHidden/>
              </w:rPr>
              <w:fldChar w:fldCharType="separate"/>
            </w:r>
            <w:r>
              <w:rPr>
                <w:noProof/>
                <w:webHidden/>
              </w:rPr>
              <w:t>6</w:t>
            </w:r>
            <w:r>
              <w:rPr>
                <w:noProof/>
                <w:webHidden/>
              </w:rPr>
              <w:fldChar w:fldCharType="end"/>
            </w:r>
          </w:hyperlink>
        </w:p>
        <w:p w:rsidR="00947806" w:rsidRDefault="00947806" w14:paraId="0CB2C5C7" w14:textId="5688D656">
          <w:pPr>
            <w:pStyle w:val="TOC1"/>
            <w:tabs>
              <w:tab w:val="left" w:pos="480"/>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hyperlink w:history="1" w:anchor="_Toc183102986">
            <w:r w:rsidRPr="00B5778C">
              <w:rPr>
                <w:rStyle w:val="Hyperlink"/>
                <w:noProof/>
              </w:rPr>
              <w:t>2</w:t>
            </w:r>
            <w:r>
              <w:rPr>
                <w:rFonts w:asciiTheme="minorHAnsi" w:hAnsiTheme="minorHAnsi" w:eastAsiaTheme="minorEastAsia" w:cstheme="minorBidi"/>
                <w:b w:val="0"/>
                <w:bCs w:val="0"/>
                <w:caps w:val="0"/>
                <w:noProof/>
                <w:kern w:val="2"/>
                <w:sz w:val="24"/>
                <w:szCs w:val="24"/>
                <w:lang w:eastAsia="en-IE"/>
                <w14:ligatures w14:val="standardContextual"/>
              </w:rPr>
              <w:tab/>
            </w:r>
            <w:r w:rsidRPr="00B5778C">
              <w:rPr>
                <w:rStyle w:val="Hyperlink"/>
                <w:noProof/>
              </w:rPr>
              <w:t>Problem Definition and Background</w:t>
            </w:r>
            <w:r>
              <w:rPr>
                <w:noProof/>
                <w:webHidden/>
              </w:rPr>
              <w:tab/>
            </w:r>
            <w:r>
              <w:rPr>
                <w:noProof/>
                <w:webHidden/>
              </w:rPr>
              <w:fldChar w:fldCharType="begin"/>
            </w:r>
            <w:r>
              <w:rPr>
                <w:noProof/>
                <w:webHidden/>
              </w:rPr>
              <w:instrText xml:space="preserve"> PAGEREF _Toc183102986 \h </w:instrText>
            </w:r>
            <w:r>
              <w:rPr>
                <w:noProof/>
                <w:webHidden/>
              </w:rPr>
            </w:r>
            <w:r>
              <w:rPr>
                <w:noProof/>
                <w:webHidden/>
              </w:rPr>
              <w:fldChar w:fldCharType="separate"/>
            </w:r>
            <w:r>
              <w:rPr>
                <w:noProof/>
                <w:webHidden/>
              </w:rPr>
              <w:t>7</w:t>
            </w:r>
            <w:r>
              <w:rPr>
                <w:noProof/>
                <w:webHidden/>
              </w:rPr>
              <w:fldChar w:fldCharType="end"/>
            </w:r>
          </w:hyperlink>
        </w:p>
        <w:p w:rsidR="00947806" w:rsidRDefault="00947806" w14:paraId="415A2681" w14:textId="55D4EF9B">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87">
            <w:r w:rsidRPr="00B5778C">
              <w:rPr>
                <w:rStyle w:val="Hyperlink"/>
                <w:noProof/>
              </w:rPr>
              <w:t>2.1</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Background</w:t>
            </w:r>
            <w:r>
              <w:rPr>
                <w:noProof/>
                <w:webHidden/>
              </w:rPr>
              <w:tab/>
            </w:r>
            <w:r>
              <w:rPr>
                <w:noProof/>
                <w:webHidden/>
              </w:rPr>
              <w:fldChar w:fldCharType="begin"/>
            </w:r>
            <w:r>
              <w:rPr>
                <w:noProof/>
                <w:webHidden/>
              </w:rPr>
              <w:instrText xml:space="preserve"> PAGEREF _Toc183102987 \h </w:instrText>
            </w:r>
            <w:r>
              <w:rPr>
                <w:noProof/>
                <w:webHidden/>
              </w:rPr>
            </w:r>
            <w:r>
              <w:rPr>
                <w:noProof/>
                <w:webHidden/>
              </w:rPr>
              <w:fldChar w:fldCharType="separate"/>
            </w:r>
            <w:r>
              <w:rPr>
                <w:noProof/>
                <w:webHidden/>
              </w:rPr>
              <w:t>7</w:t>
            </w:r>
            <w:r>
              <w:rPr>
                <w:noProof/>
                <w:webHidden/>
              </w:rPr>
              <w:fldChar w:fldCharType="end"/>
            </w:r>
          </w:hyperlink>
        </w:p>
        <w:p w:rsidR="00947806" w:rsidRDefault="00947806" w14:paraId="3A83FA15" w14:textId="10DFBF39">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88">
            <w:r w:rsidRPr="00B5778C">
              <w:rPr>
                <w:rStyle w:val="Hyperlink"/>
                <w:noProof/>
              </w:rPr>
              <w:t>2.2</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Requirements</w:t>
            </w:r>
            <w:r>
              <w:rPr>
                <w:noProof/>
                <w:webHidden/>
              </w:rPr>
              <w:tab/>
            </w:r>
            <w:r>
              <w:rPr>
                <w:noProof/>
                <w:webHidden/>
              </w:rPr>
              <w:fldChar w:fldCharType="begin"/>
            </w:r>
            <w:r>
              <w:rPr>
                <w:noProof/>
                <w:webHidden/>
              </w:rPr>
              <w:instrText xml:space="preserve"> PAGEREF _Toc183102988 \h </w:instrText>
            </w:r>
            <w:r>
              <w:rPr>
                <w:noProof/>
                <w:webHidden/>
              </w:rPr>
            </w:r>
            <w:r>
              <w:rPr>
                <w:noProof/>
                <w:webHidden/>
              </w:rPr>
              <w:fldChar w:fldCharType="separate"/>
            </w:r>
            <w:r>
              <w:rPr>
                <w:noProof/>
                <w:webHidden/>
              </w:rPr>
              <w:t>10</w:t>
            </w:r>
            <w:r>
              <w:rPr>
                <w:noProof/>
                <w:webHidden/>
              </w:rPr>
              <w:fldChar w:fldCharType="end"/>
            </w:r>
          </w:hyperlink>
        </w:p>
        <w:p w:rsidR="00947806" w:rsidP="007C2A14" w:rsidRDefault="007C2A14" w14:paraId="741DBB96" w14:textId="120074C6">
          <w:pPr>
            <w:pStyle w:val="TOC2"/>
            <w:tabs>
              <w:tab w:val="right" w:leader="dot" w:pos="8637"/>
            </w:tabs>
            <w:ind w:left="0"/>
            <w:rPr>
              <w:rFonts w:asciiTheme="minorHAnsi" w:hAnsiTheme="minorHAnsi" w:eastAsiaTheme="minorEastAsia" w:cstheme="minorBidi"/>
              <w:smallCaps w:val="0"/>
              <w:noProof/>
              <w:kern w:val="2"/>
              <w:sz w:val="24"/>
              <w:szCs w:val="24"/>
              <w:lang w:eastAsia="en-IE"/>
              <w14:ligatures w14:val="standardContextual"/>
            </w:rPr>
          </w:pPr>
          <w:r w:rsidRPr="007C2A14">
            <w:rPr>
              <w:b/>
              <w:bCs/>
            </w:rPr>
            <w:t>3</w:t>
          </w:r>
          <w:r>
            <w:t xml:space="preserve">          </w:t>
          </w:r>
          <w:hyperlink w:history="1" w:anchor="_Toc183102989">
            <w:r w:rsidRPr="007C2A14" w:rsidR="00947806">
              <w:rPr>
                <w:rStyle w:val="Hyperlink"/>
                <w:b/>
                <w:bCs/>
                <w:noProof/>
              </w:rPr>
              <w:t>Project Management</w:t>
            </w:r>
            <w:r w:rsidRPr="007C2A14" w:rsidR="00947806">
              <w:rPr>
                <w:b/>
                <w:bCs/>
                <w:noProof/>
                <w:webHidden/>
              </w:rPr>
              <w:tab/>
            </w:r>
            <w:r w:rsidRPr="007C2A14" w:rsidR="00947806">
              <w:rPr>
                <w:b/>
                <w:bCs/>
                <w:noProof/>
                <w:webHidden/>
              </w:rPr>
              <w:fldChar w:fldCharType="begin"/>
            </w:r>
            <w:r w:rsidRPr="007C2A14" w:rsidR="00947806">
              <w:rPr>
                <w:b/>
                <w:bCs/>
                <w:noProof/>
                <w:webHidden/>
              </w:rPr>
              <w:instrText xml:space="preserve"> PAGEREF _Toc183102989 \h </w:instrText>
            </w:r>
            <w:r w:rsidRPr="007C2A14" w:rsidR="00947806">
              <w:rPr>
                <w:b/>
                <w:bCs/>
                <w:noProof/>
                <w:webHidden/>
              </w:rPr>
            </w:r>
            <w:r w:rsidRPr="007C2A14" w:rsidR="00947806">
              <w:rPr>
                <w:b/>
                <w:bCs/>
                <w:noProof/>
                <w:webHidden/>
              </w:rPr>
              <w:fldChar w:fldCharType="separate"/>
            </w:r>
            <w:r w:rsidRPr="007C2A14" w:rsidR="00947806">
              <w:rPr>
                <w:b/>
                <w:bCs/>
                <w:noProof/>
                <w:webHidden/>
              </w:rPr>
              <w:t>12</w:t>
            </w:r>
            <w:r w:rsidRPr="007C2A14" w:rsidR="00947806">
              <w:rPr>
                <w:b/>
                <w:bCs/>
                <w:noProof/>
                <w:webHidden/>
              </w:rPr>
              <w:fldChar w:fldCharType="end"/>
            </w:r>
          </w:hyperlink>
        </w:p>
        <w:p w:rsidR="00947806" w:rsidRDefault="00947806" w14:paraId="33B26008" w14:textId="3C67963D">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90">
            <w:r w:rsidRPr="00B5778C">
              <w:rPr>
                <w:rStyle w:val="Hyperlink"/>
                <w:noProof/>
              </w:rPr>
              <w:t>3.1</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Schedule</w:t>
            </w:r>
            <w:r>
              <w:rPr>
                <w:noProof/>
                <w:webHidden/>
              </w:rPr>
              <w:tab/>
            </w:r>
            <w:r>
              <w:rPr>
                <w:noProof/>
                <w:webHidden/>
              </w:rPr>
              <w:fldChar w:fldCharType="begin"/>
            </w:r>
            <w:r>
              <w:rPr>
                <w:noProof/>
                <w:webHidden/>
              </w:rPr>
              <w:instrText xml:space="preserve"> PAGEREF _Toc183102990 \h </w:instrText>
            </w:r>
            <w:r>
              <w:rPr>
                <w:noProof/>
                <w:webHidden/>
              </w:rPr>
            </w:r>
            <w:r>
              <w:rPr>
                <w:noProof/>
                <w:webHidden/>
              </w:rPr>
              <w:fldChar w:fldCharType="separate"/>
            </w:r>
            <w:r>
              <w:rPr>
                <w:noProof/>
                <w:webHidden/>
              </w:rPr>
              <w:t>12</w:t>
            </w:r>
            <w:r>
              <w:rPr>
                <w:noProof/>
                <w:webHidden/>
              </w:rPr>
              <w:fldChar w:fldCharType="end"/>
            </w:r>
          </w:hyperlink>
        </w:p>
        <w:p w:rsidR="00947806" w:rsidRDefault="00947806" w14:paraId="5D1AD42B" w14:textId="1B899538">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91">
            <w:r w:rsidRPr="00B5778C">
              <w:rPr>
                <w:rStyle w:val="Hyperlink"/>
                <w:noProof/>
              </w:rPr>
              <w:t>3.2</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Communication &amp; Collaboration plan</w:t>
            </w:r>
            <w:r>
              <w:rPr>
                <w:noProof/>
                <w:webHidden/>
              </w:rPr>
              <w:tab/>
            </w:r>
            <w:r>
              <w:rPr>
                <w:noProof/>
                <w:webHidden/>
              </w:rPr>
              <w:fldChar w:fldCharType="begin"/>
            </w:r>
            <w:r>
              <w:rPr>
                <w:noProof/>
                <w:webHidden/>
              </w:rPr>
              <w:instrText xml:space="preserve"> PAGEREF _Toc183102991 \h </w:instrText>
            </w:r>
            <w:r>
              <w:rPr>
                <w:noProof/>
                <w:webHidden/>
              </w:rPr>
            </w:r>
            <w:r>
              <w:rPr>
                <w:noProof/>
                <w:webHidden/>
              </w:rPr>
              <w:fldChar w:fldCharType="separate"/>
            </w:r>
            <w:r>
              <w:rPr>
                <w:noProof/>
                <w:webHidden/>
              </w:rPr>
              <w:t>14</w:t>
            </w:r>
            <w:r>
              <w:rPr>
                <w:noProof/>
                <w:webHidden/>
              </w:rPr>
              <w:fldChar w:fldCharType="end"/>
            </w:r>
          </w:hyperlink>
        </w:p>
        <w:p w:rsidR="00947806" w:rsidRDefault="00947806" w14:paraId="694A577A" w14:textId="4AFA9B4E">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92">
            <w:r w:rsidRPr="00B5778C">
              <w:rPr>
                <w:rStyle w:val="Hyperlink"/>
                <w:noProof/>
              </w:rPr>
              <w:t>3.3 Development Methodologies</w:t>
            </w:r>
            <w:r>
              <w:rPr>
                <w:noProof/>
                <w:webHidden/>
              </w:rPr>
              <w:tab/>
            </w:r>
            <w:r>
              <w:rPr>
                <w:noProof/>
                <w:webHidden/>
              </w:rPr>
              <w:fldChar w:fldCharType="begin"/>
            </w:r>
            <w:r>
              <w:rPr>
                <w:noProof/>
                <w:webHidden/>
              </w:rPr>
              <w:instrText xml:space="preserve"> PAGEREF _Toc183102992 \h </w:instrText>
            </w:r>
            <w:r>
              <w:rPr>
                <w:noProof/>
                <w:webHidden/>
              </w:rPr>
            </w:r>
            <w:r>
              <w:rPr>
                <w:noProof/>
                <w:webHidden/>
              </w:rPr>
              <w:fldChar w:fldCharType="separate"/>
            </w:r>
            <w:r>
              <w:rPr>
                <w:noProof/>
                <w:webHidden/>
              </w:rPr>
              <w:t>15</w:t>
            </w:r>
            <w:r>
              <w:rPr>
                <w:noProof/>
                <w:webHidden/>
              </w:rPr>
              <w:fldChar w:fldCharType="end"/>
            </w:r>
          </w:hyperlink>
        </w:p>
        <w:p w:rsidR="00947806" w:rsidRDefault="00947806" w14:paraId="640AC5B3" w14:textId="022E32E7">
          <w:pPr>
            <w:pStyle w:val="TOC1"/>
            <w:tabs>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hyperlink w:history="1" w:anchor="_Toc183102993">
            <w:r w:rsidRPr="00B5778C">
              <w:rPr>
                <w:rStyle w:val="Hyperlink"/>
                <w:noProof/>
              </w:rPr>
              <w:t>4. Technical Review and Research</w:t>
            </w:r>
            <w:r>
              <w:rPr>
                <w:noProof/>
                <w:webHidden/>
              </w:rPr>
              <w:tab/>
            </w:r>
            <w:r>
              <w:rPr>
                <w:noProof/>
                <w:webHidden/>
              </w:rPr>
              <w:fldChar w:fldCharType="begin"/>
            </w:r>
            <w:r>
              <w:rPr>
                <w:noProof/>
                <w:webHidden/>
              </w:rPr>
              <w:instrText xml:space="preserve"> PAGEREF _Toc183102993 \h </w:instrText>
            </w:r>
            <w:r>
              <w:rPr>
                <w:noProof/>
                <w:webHidden/>
              </w:rPr>
            </w:r>
            <w:r>
              <w:rPr>
                <w:noProof/>
                <w:webHidden/>
              </w:rPr>
              <w:fldChar w:fldCharType="separate"/>
            </w:r>
            <w:r>
              <w:rPr>
                <w:noProof/>
                <w:webHidden/>
              </w:rPr>
              <w:t>17</w:t>
            </w:r>
            <w:r>
              <w:rPr>
                <w:noProof/>
                <w:webHidden/>
              </w:rPr>
              <w:fldChar w:fldCharType="end"/>
            </w:r>
          </w:hyperlink>
        </w:p>
        <w:p w:rsidR="00947806" w:rsidRDefault="00947806" w14:paraId="0C4F50D4" w14:textId="5F78BD91">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94">
            <w:r w:rsidRPr="00B5778C">
              <w:rPr>
                <w:rStyle w:val="Hyperlink"/>
                <w:iCs/>
                <w:noProof/>
              </w:rPr>
              <w:t>4.1</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Game Mechanics</w:t>
            </w:r>
            <w:r>
              <w:rPr>
                <w:noProof/>
                <w:webHidden/>
              </w:rPr>
              <w:tab/>
            </w:r>
            <w:r>
              <w:rPr>
                <w:noProof/>
                <w:webHidden/>
              </w:rPr>
              <w:fldChar w:fldCharType="begin"/>
            </w:r>
            <w:r>
              <w:rPr>
                <w:noProof/>
                <w:webHidden/>
              </w:rPr>
              <w:instrText xml:space="preserve"> PAGEREF _Toc183102994 \h </w:instrText>
            </w:r>
            <w:r>
              <w:rPr>
                <w:noProof/>
                <w:webHidden/>
              </w:rPr>
            </w:r>
            <w:r>
              <w:rPr>
                <w:noProof/>
                <w:webHidden/>
              </w:rPr>
              <w:fldChar w:fldCharType="separate"/>
            </w:r>
            <w:r>
              <w:rPr>
                <w:noProof/>
                <w:webHidden/>
              </w:rPr>
              <w:t>17</w:t>
            </w:r>
            <w:r>
              <w:rPr>
                <w:noProof/>
                <w:webHidden/>
              </w:rPr>
              <w:fldChar w:fldCharType="end"/>
            </w:r>
          </w:hyperlink>
        </w:p>
        <w:p w:rsidR="00947806" w:rsidRDefault="00947806" w14:paraId="59DC7E99" w14:textId="426C2BAC">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95">
            <w:r w:rsidRPr="00B5778C">
              <w:rPr>
                <w:rStyle w:val="Hyperlink"/>
                <w:noProof/>
              </w:rPr>
              <w:t>4.2</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Implementation</w:t>
            </w:r>
            <w:r>
              <w:rPr>
                <w:noProof/>
                <w:webHidden/>
              </w:rPr>
              <w:tab/>
            </w:r>
            <w:r>
              <w:rPr>
                <w:noProof/>
                <w:webHidden/>
              </w:rPr>
              <w:fldChar w:fldCharType="begin"/>
            </w:r>
            <w:r>
              <w:rPr>
                <w:noProof/>
                <w:webHidden/>
              </w:rPr>
              <w:instrText xml:space="preserve"> PAGEREF _Toc183102995 \h </w:instrText>
            </w:r>
            <w:r>
              <w:rPr>
                <w:noProof/>
                <w:webHidden/>
              </w:rPr>
            </w:r>
            <w:r>
              <w:rPr>
                <w:noProof/>
                <w:webHidden/>
              </w:rPr>
              <w:fldChar w:fldCharType="separate"/>
            </w:r>
            <w:r>
              <w:rPr>
                <w:noProof/>
                <w:webHidden/>
              </w:rPr>
              <w:t>18</w:t>
            </w:r>
            <w:r>
              <w:rPr>
                <w:noProof/>
                <w:webHidden/>
              </w:rPr>
              <w:fldChar w:fldCharType="end"/>
            </w:r>
          </w:hyperlink>
        </w:p>
        <w:p w:rsidR="00947806" w:rsidRDefault="00947806" w14:paraId="7AF1AC83" w14:textId="5CB1A5B0">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96">
            <w:r w:rsidRPr="00B5778C">
              <w:rPr>
                <w:rStyle w:val="Hyperlink"/>
                <w:noProof/>
              </w:rPr>
              <w:t>4.3</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Quality Assurance Plan</w:t>
            </w:r>
            <w:r>
              <w:rPr>
                <w:noProof/>
                <w:webHidden/>
              </w:rPr>
              <w:tab/>
            </w:r>
            <w:r>
              <w:rPr>
                <w:noProof/>
                <w:webHidden/>
              </w:rPr>
              <w:fldChar w:fldCharType="begin"/>
            </w:r>
            <w:r>
              <w:rPr>
                <w:noProof/>
                <w:webHidden/>
              </w:rPr>
              <w:instrText xml:space="preserve"> PAGEREF _Toc183102996 \h </w:instrText>
            </w:r>
            <w:r>
              <w:rPr>
                <w:noProof/>
                <w:webHidden/>
              </w:rPr>
            </w:r>
            <w:r>
              <w:rPr>
                <w:noProof/>
                <w:webHidden/>
              </w:rPr>
              <w:fldChar w:fldCharType="separate"/>
            </w:r>
            <w:r>
              <w:rPr>
                <w:noProof/>
                <w:webHidden/>
              </w:rPr>
              <w:t>18</w:t>
            </w:r>
            <w:r>
              <w:rPr>
                <w:noProof/>
                <w:webHidden/>
              </w:rPr>
              <w:fldChar w:fldCharType="end"/>
            </w:r>
          </w:hyperlink>
        </w:p>
        <w:p w:rsidR="00947806" w:rsidRDefault="00947806" w14:paraId="2474243D" w14:textId="20ADC95F">
          <w:pPr>
            <w:pStyle w:val="TOC1"/>
            <w:tabs>
              <w:tab w:val="left" w:pos="480"/>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hyperlink w:history="1" w:anchor="_Toc183102997">
            <w:r w:rsidRPr="00B5778C">
              <w:rPr>
                <w:rStyle w:val="Hyperlink"/>
                <w:noProof/>
              </w:rPr>
              <w:t>5</w:t>
            </w:r>
            <w:r>
              <w:rPr>
                <w:rFonts w:asciiTheme="minorHAnsi" w:hAnsiTheme="minorHAnsi" w:eastAsiaTheme="minorEastAsia" w:cstheme="minorBidi"/>
                <w:b w:val="0"/>
                <w:bCs w:val="0"/>
                <w:caps w:val="0"/>
                <w:noProof/>
                <w:kern w:val="2"/>
                <w:sz w:val="24"/>
                <w:szCs w:val="24"/>
                <w:lang w:eastAsia="en-IE"/>
                <w14:ligatures w14:val="standardContextual"/>
              </w:rPr>
              <w:tab/>
            </w:r>
            <w:r w:rsidRPr="00B5778C">
              <w:rPr>
                <w:rStyle w:val="Hyperlink"/>
                <w:noProof/>
              </w:rPr>
              <w:t>System Design and Configuration</w:t>
            </w:r>
            <w:r>
              <w:rPr>
                <w:noProof/>
                <w:webHidden/>
              </w:rPr>
              <w:tab/>
            </w:r>
            <w:r>
              <w:rPr>
                <w:noProof/>
                <w:webHidden/>
              </w:rPr>
              <w:fldChar w:fldCharType="begin"/>
            </w:r>
            <w:r>
              <w:rPr>
                <w:noProof/>
                <w:webHidden/>
              </w:rPr>
              <w:instrText xml:space="preserve"> PAGEREF _Toc183102997 \h </w:instrText>
            </w:r>
            <w:r>
              <w:rPr>
                <w:noProof/>
                <w:webHidden/>
              </w:rPr>
            </w:r>
            <w:r>
              <w:rPr>
                <w:noProof/>
                <w:webHidden/>
              </w:rPr>
              <w:fldChar w:fldCharType="separate"/>
            </w:r>
            <w:r>
              <w:rPr>
                <w:noProof/>
                <w:webHidden/>
              </w:rPr>
              <w:t>19</w:t>
            </w:r>
            <w:r>
              <w:rPr>
                <w:noProof/>
                <w:webHidden/>
              </w:rPr>
              <w:fldChar w:fldCharType="end"/>
            </w:r>
          </w:hyperlink>
        </w:p>
        <w:p w:rsidR="00947806" w:rsidRDefault="00947806" w14:paraId="169EFB60" w14:textId="4BF5E3A7">
          <w:pPr>
            <w:pStyle w:val="TOC2"/>
            <w:tabs>
              <w:tab w:val="left" w:pos="960"/>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2998">
            <w:r w:rsidRPr="00B5778C">
              <w:rPr>
                <w:rStyle w:val="Hyperlink"/>
                <w:noProof/>
              </w:rPr>
              <w:t>5.1</w:t>
            </w:r>
            <w:r>
              <w:rPr>
                <w:rFonts w:asciiTheme="minorHAnsi" w:hAnsiTheme="minorHAnsi" w:eastAsiaTheme="minorEastAsia" w:cstheme="minorBidi"/>
                <w:smallCaps w:val="0"/>
                <w:noProof/>
                <w:kern w:val="2"/>
                <w:sz w:val="24"/>
                <w:szCs w:val="24"/>
                <w:lang w:eastAsia="en-IE"/>
                <w14:ligatures w14:val="standardContextual"/>
              </w:rPr>
              <w:tab/>
            </w:r>
            <w:r w:rsidRPr="00B5778C">
              <w:rPr>
                <w:rStyle w:val="Hyperlink"/>
                <w:noProof/>
              </w:rPr>
              <w:t>Architecture</w:t>
            </w:r>
            <w:r>
              <w:rPr>
                <w:noProof/>
                <w:webHidden/>
              </w:rPr>
              <w:tab/>
            </w:r>
            <w:r>
              <w:rPr>
                <w:noProof/>
                <w:webHidden/>
              </w:rPr>
              <w:fldChar w:fldCharType="begin"/>
            </w:r>
            <w:r>
              <w:rPr>
                <w:noProof/>
                <w:webHidden/>
              </w:rPr>
              <w:instrText xml:space="preserve"> PAGEREF _Toc183102998 \h </w:instrText>
            </w:r>
            <w:r>
              <w:rPr>
                <w:noProof/>
                <w:webHidden/>
              </w:rPr>
            </w:r>
            <w:r>
              <w:rPr>
                <w:noProof/>
                <w:webHidden/>
              </w:rPr>
              <w:fldChar w:fldCharType="separate"/>
            </w:r>
            <w:r>
              <w:rPr>
                <w:noProof/>
                <w:webHidden/>
              </w:rPr>
              <w:t>19</w:t>
            </w:r>
            <w:r>
              <w:rPr>
                <w:noProof/>
                <w:webHidden/>
              </w:rPr>
              <w:fldChar w:fldCharType="end"/>
            </w:r>
          </w:hyperlink>
        </w:p>
        <w:p w:rsidR="00947806" w:rsidRDefault="00947806" w14:paraId="6C1E42BA" w14:textId="133D8E88">
          <w:pPr>
            <w:pStyle w:val="TOC1"/>
            <w:tabs>
              <w:tab w:val="left" w:pos="480"/>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hyperlink w:history="1" w:anchor="_Toc183102999">
            <w:r w:rsidRPr="00B5778C">
              <w:rPr>
                <w:rStyle w:val="Hyperlink"/>
                <w:noProof/>
              </w:rPr>
              <w:t>6</w:t>
            </w:r>
            <w:r>
              <w:rPr>
                <w:rFonts w:asciiTheme="minorHAnsi" w:hAnsiTheme="minorHAnsi" w:eastAsiaTheme="minorEastAsia" w:cstheme="minorBidi"/>
                <w:b w:val="0"/>
                <w:bCs w:val="0"/>
                <w:caps w:val="0"/>
                <w:noProof/>
                <w:kern w:val="2"/>
                <w:sz w:val="24"/>
                <w:szCs w:val="24"/>
                <w:lang w:eastAsia="en-IE"/>
                <w14:ligatures w14:val="standardContextual"/>
              </w:rPr>
              <w:tab/>
            </w:r>
            <w:r w:rsidRPr="00B5778C">
              <w:rPr>
                <w:rStyle w:val="Hyperlink"/>
                <w:noProof/>
              </w:rPr>
              <w:t>Testing &amp; Implementation</w:t>
            </w:r>
            <w:r>
              <w:rPr>
                <w:noProof/>
                <w:webHidden/>
              </w:rPr>
              <w:tab/>
            </w:r>
            <w:r>
              <w:rPr>
                <w:noProof/>
                <w:webHidden/>
              </w:rPr>
              <w:fldChar w:fldCharType="begin"/>
            </w:r>
            <w:r>
              <w:rPr>
                <w:noProof/>
                <w:webHidden/>
              </w:rPr>
              <w:instrText xml:space="preserve"> PAGEREF _Toc183102999 \h </w:instrText>
            </w:r>
            <w:r>
              <w:rPr>
                <w:noProof/>
                <w:webHidden/>
              </w:rPr>
            </w:r>
            <w:r>
              <w:rPr>
                <w:noProof/>
                <w:webHidden/>
              </w:rPr>
              <w:fldChar w:fldCharType="separate"/>
            </w:r>
            <w:r>
              <w:rPr>
                <w:noProof/>
                <w:webHidden/>
              </w:rPr>
              <w:t>20</w:t>
            </w:r>
            <w:r>
              <w:rPr>
                <w:noProof/>
                <w:webHidden/>
              </w:rPr>
              <w:fldChar w:fldCharType="end"/>
            </w:r>
          </w:hyperlink>
        </w:p>
        <w:p w:rsidR="00947806" w:rsidRDefault="00947806" w14:paraId="5FF2C3E4" w14:textId="6D6E4A29">
          <w:pPr>
            <w:pStyle w:val="TOC1"/>
            <w:tabs>
              <w:tab w:val="left" w:pos="480"/>
              <w:tab w:val="right" w:leader="dot" w:pos="8637"/>
            </w:tabs>
            <w:rPr>
              <w:rFonts w:asciiTheme="minorHAnsi" w:hAnsiTheme="minorHAnsi" w:eastAsiaTheme="minorEastAsia" w:cstheme="minorBidi"/>
              <w:b w:val="0"/>
              <w:bCs w:val="0"/>
              <w:caps w:val="0"/>
              <w:noProof/>
              <w:kern w:val="2"/>
              <w:sz w:val="24"/>
              <w:szCs w:val="24"/>
              <w:lang w:eastAsia="en-IE"/>
              <w14:ligatures w14:val="standardContextual"/>
            </w:rPr>
          </w:pPr>
          <w:hyperlink w:history="1" w:anchor="_Toc183103000">
            <w:r w:rsidRPr="00B5778C">
              <w:rPr>
                <w:rStyle w:val="Hyperlink"/>
                <w:noProof/>
              </w:rPr>
              <w:t>7</w:t>
            </w:r>
            <w:r>
              <w:rPr>
                <w:rFonts w:asciiTheme="minorHAnsi" w:hAnsiTheme="minorHAnsi" w:eastAsiaTheme="minorEastAsia" w:cstheme="minorBidi"/>
                <w:b w:val="0"/>
                <w:bCs w:val="0"/>
                <w:caps w:val="0"/>
                <w:noProof/>
                <w:kern w:val="2"/>
                <w:sz w:val="24"/>
                <w:szCs w:val="24"/>
                <w:lang w:eastAsia="en-IE"/>
                <w14:ligatures w14:val="standardContextual"/>
              </w:rPr>
              <w:tab/>
            </w:r>
            <w:r w:rsidRPr="00B5778C">
              <w:rPr>
                <w:rStyle w:val="Hyperlink"/>
                <w:noProof/>
              </w:rPr>
              <w:t>Critical analysis</w:t>
            </w:r>
            <w:r>
              <w:rPr>
                <w:noProof/>
                <w:webHidden/>
              </w:rPr>
              <w:tab/>
            </w:r>
            <w:r>
              <w:rPr>
                <w:noProof/>
                <w:webHidden/>
              </w:rPr>
              <w:fldChar w:fldCharType="begin"/>
            </w:r>
            <w:r>
              <w:rPr>
                <w:noProof/>
                <w:webHidden/>
              </w:rPr>
              <w:instrText xml:space="preserve"> PAGEREF _Toc183103000 \h </w:instrText>
            </w:r>
            <w:r>
              <w:rPr>
                <w:noProof/>
                <w:webHidden/>
              </w:rPr>
            </w:r>
            <w:r>
              <w:rPr>
                <w:noProof/>
                <w:webHidden/>
              </w:rPr>
              <w:fldChar w:fldCharType="separate"/>
            </w:r>
            <w:r>
              <w:rPr>
                <w:noProof/>
                <w:webHidden/>
              </w:rPr>
              <w:t>20</w:t>
            </w:r>
            <w:r>
              <w:rPr>
                <w:noProof/>
                <w:webHidden/>
              </w:rPr>
              <w:fldChar w:fldCharType="end"/>
            </w:r>
          </w:hyperlink>
        </w:p>
        <w:p w:rsidR="00947806" w:rsidRDefault="00947806" w14:paraId="7F51F870" w14:textId="4384CE6B">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1">
            <w:r w:rsidRPr="00B5778C">
              <w:rPr>
                <w:rStyle w:val="Hyperlink"/>
                <w:noProof/>
              </w:rPr>
              <w:t>8 Code</w:t>
            </w:r>
            <w:r>
              <w:rPr>
                <w:noProof/>
                <w:webHidden/>
              </w:rPr>
              <w:tab/>
            </w:r>
            <w:r>
              <w:rPr>
                <w:noProof/>
                <w:webHidden/>
              </w:rPr>
              <w:fldChar w:fldCharType="begin"/>
            </w:r>
            <w:r>
              <w:rPr>
                <w:noProof/>
                <w:webHidden/>
              </w:rPr>
              <w:instrText xml:space="preserve"> PAGEREF _Toc183103001 \h </w:instrText>
            </w:r>
            <w:r>
              <w:rPr>
                <w:noProof/>
                <w:webHidden/>
              </w:rPr>
            </w:r>
            <w:r>
              <w:rPr>
                <w:noProof/>
                <w:webHidden/>
              </w:rPr>
              <w:fldChar w:fldCharType="separate"/>
            </w:r>
            <w:r>
              <w:rPr>
                <w:noProof/>
                <w:webHidden/>
              </w:rPr>
              <w:t>21</w:t>
            </w:r>
            <w:r>
              <w:rPr>
                <w:noProof/>
                <w:webHidden/>
              </w:rPr>
              <w:fldChar w:fldCharType="end"/>
            </w:r>
          </w:hyperlink>
        </w:p>
        <w:p w:rsidR="00947806" w:rsidRDefault="00947806" w14:paraId="06B4CF23" w14:textId="3E73B79D">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2">
            <w:r w:rsidRPr="00B5778C">
              <w:rPr>
                <w:rStyle w:val="Hyperlink"/>
                <w:noProof/>
              </w:rPr>
              <w:t>9 User Instructions</w:t>
            </w:r>
            <w:r>
              <w:rPr>
                <w:noProof/>
                <w:webHidden/>
              </w:rPr>
              <w:tab/>
            </w:r>
            <w:r>
              <w:rPr>
                <w:noProof/>
                <w:webHidden/>
              </w:rPr>
              <w:fldChar w:fldCharType="begin"/>
            </w:r>
            <w:r>
              <w:rPr>
                <w:noProof/>
                <w:webHidden/>
              </w:rPr>
              <w:instrText xml:space="preserve"> PAGEREF _Toc183103002 \h </w:instrText>
            </w:r>
            <w:r>
              <w:rPr>
                <w:noProof/>
                <w:webHidden/>
              </w:rPr>
            </w:r>
            <w:r>
              <w:rPr>
                <w:noProof/>
                <w:webHidden/>
              </w:rPr>
              <w:fldChar w:fldCharType="separate"/>
            </w:r>
            <w:r>
              <w:rPr>
                <w:noProof/>
                <w:webHidden/>
              </w:rPr>
              <w:t>21</w:t>
            </w:r>
            <w:r>
              <w:rPr>
                <w:noProof/>
                <w:webHidden/>
              </w:rPr>
              <w:fldChar w:fldCharType="end"/>
            </w:r>
          </w:hyperlink>
        </w:p>
        <w:p w:rsidR="00947806" w:rsidRDefault="00947806" w14:paraId="617B1B4C" w14:textId="7AF681F4">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3">
            <w:r w:rsidRPr="00B5778C">
              <w:rPr>
                <w:rStyle w:val="Hyperlink"/>
                <w:noProof/>
              </w:rPr>
              <w:t>10 Assets</w:t>
            </w:r>
            <w:r>
              <w:rPr>
                <w:noProof/>
                <w:webHidden/>
              </w:rPr>
              <w:tab/>
            </w:r>
            <w:r>
              <w:rPr>
                <w:noProof/>
                <w:webHidden/>
              </w:rPr>
              <w:fldChar w:fldCharType="begin"/>
            </w:r>
            <w:r>
              <w:rPr>
                <w:noProof/>
                <w:webHidden/>
              </w:rPr>
              <w:instrText xml:space="preserve"> PAGEREF _Toc183103003 \h </w:instrText>
            </w:r>
            <w:r>
              <w:rPr>
                <w:noProof/>
                <w:webHidden/>
              </w:rPr>
            </w:r>
            <w:r>
              <w:rPr>
                <w:noProof/>
                <w:webHidden/>
              </w:rPr>
              <w:fldChar w:fldCharType="separate"/>
            </w:r>
            <w:r>
              <w:rPr>
                <w:noProof/>
                <w:webHidden/>
              </w:rPr>
              <w:t>22</w:t>
            </w:r>
            <w:r>
              <w:rPr>
                <w:noProof/>
                <w:webHidden/>
              </w:rPr>
              <w:fldChar w:fldCharType="end"/>
            </w:r>
          </w:hyperlink>
        </w:p>
        <w:p w:rsidR="00947806" w:rsidRDefault="00947806" w14:paraId="4AD32B8B" w14:textId="20495823">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4">
            <w:r w:rsidRPr="00B5778C">
              <w:rPr>
                <w:rStyle w:val="Hyperlink"/>
                <w:noProof/>
              </w:rPr>
              <w:t>11 Individual Contributions</w:t>
            </w:r>
            <w:r>
              <w:rPr>
                <w:noProof/>
                <w:webHidden/>
              </w:rPr>
              <w:tab/>
            </w:r>
            <w:r>
              <w:rPr>
                <w:noProof/>
                <w:webHidden/>
              </w:rPr>
              <w:fldChar w:fldCharType="begin"/>
            </w:r>
            <w:r>
              <w:rPr>
                <w:noProof/>
                <w:webHidden/>
              </w:rPr>
              <w:instrText xml:space="preserve"> PAGEREF _Toc183103004 \h </w:instrText>
            </w:r>
            <w:r>
              <w:rPr>
                <w:noProof/>
                <w:webHidden/>
              </w:rPr>
            </w:r>
            <w:r>
              <w:rPr>
                <w:noProof/>
                <w:webHidden/>
              </w:rPr>
              <w:fldChar w:fldCharType="separate"/>
            </w:r>
            <w:r>
              <w:rPr>
                <w:noProof/>
                <w:webHidden/>
              </w:rPr>
              <w:t>24</w:t>
            </w:r>
            <w:r>
              <w:rPr>
                <w:noProof/>
                <w:webHidden/>
              </w:rPr>
              <w:fldChar w:fldCharType="end"/>
            </w:r>
          </w:hyperlink>
        </w:p>
        <w:p w:rsidR="00947806" w:rsidRDefault="00947806" w14:paraId="223A53C8" w14:textId="11B9A5F3">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5">
            <w:r w:rsidRPr="00B5778C">
              <w:rPr>
                <w:rStyle w:val="Hyperlink"/>
                <w:noProof/>
              </w:rPr>
              <w:t>Student 1 Reflection</w:t>
            </w:r>
            <w:r>
              <w:rPr>
                <w:noProof/>
                <w:webHidden/>
              </w:rPr>
              <w:tab/>
            </w:r>
            <w:r>
              <w:rPr>
                <w:noProof/>
                <w:webHidden/>
              </w:rPr>
              <w:fldChar w:fldCharType="begin"/>
            </w:r>
            <w:r>
              <w:rPr>
                <w:noProof/>
                <w:webHidden/>
              </w:rPr>
              <w:instrText xml:space="preserve"> PAGEREF _Toc183103005 \h </w:instrText>
            </w:r>
            <w:r>
              <w:rPr>
                <w:noProof/>
                <w:webHidden/>
              </w:rPr>
            </w:r>
            <w:r>
              <w:rPr>
                <w:noProof/>
                <w:webHidden/>
              </w:rPr>
              <w:fldChar w:fldCharType="separate"/>
            </w:r>
            <w:r>
              <w:rPr>
                <w:noProof/>
                <w:webHidden/>
              </w:rPr>
              <w:t>24</w:t>
            </w:r>
            <w:r>
              <w:rPr>
                <w:noProof/>
                <w:webHidden/>
              </w:rPr>
              <w:fldChar w:fldCharType="end"/>
            </w:r>
          </w:hyperlink>
        </w:p>
        <w:p w:rsidR="00947806" w:rsidRDefault="00947806" w14:paraId="32ACE2CB" w14:textId="0BB7F456">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6">
            <w:r w:rsidRPr="00B5778C">
              <w:rPr>
                <w:rStyle w:val="Hyperlink"/>
                <w:noProof/>
              </w:rPr>
              <w:t>Student 2 Reflection</w:t>
            </w:r>
            <w:r>
              <w:rPr>
                <w:noProof/>
                <w:webHidden/>
              </w:rPr>
              <w:tab/>
            </w:r>
            <w:r>
              <w:rPr>
                <w:noProof/>
                <w:webHidden/>
              </w:rPr>
              <w:fldChar w:fldCharType="begin"/>
            </w:r>
            <w:r>
              <w:rPr>
                <w:noProof/>
                <w:webHidden/>
              </w:rPr>
              <w:instrText xml:space="preserve"> PAGEREF _Toc183103006 \h </w:instrText>
            </w:r>
            <w:r>
              <w:rPr>
                <w:noProof/>
                <w:webHidden/>
              </w:rPr>
            </w:r>
            <w:r>
              <w:rPr>
                <w:noProof/>
                <w:webHidden/>
              </w:rPr>
              <w:fldChar w:fldCharType="separate"/>
            </w:r>
            <w:r>
              <w:rPr>
                <w:noProof/>
                <w:webHidden/>
              </w:rPr>
              <w:t>25</w:t>
            </w:r>
            <w:r>
              <w:rPr>
                <w:noProof/>
                <w:webHidden/>
              </w:rPr>
              <w:fldChar w:fldCharType="end"/>
            </w:r>
          </w:hyperlink>
        </w:p>
        <w:p w:rsidR="00947806" w:rsidRDefault="00947806" w14:paraId="2D8555FF" w14:textId="19350AEB">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7">
            <w:r w:rsidRPr="00B5778C">
              <w:rPr>
                <w:rStyle w:val="Hyperlink"/>
                <w:noProof/>
              </w:rPr>
              <w:t>Student 3 Reflection</w:t>
            </w:r>
            <w:r>
              <w:rPr>
                <w:noProof/>
                <w:webHidden/>
              </w:rPr>
              <w:tab/>
            </w:r>
            <w:r>
              <w:rPr>
                <w:noProof/>
                <w:webHidden/>
              </w:rPr>
              <w:fldChar w:fldCharType="begin"/>
            </w:r>
            <w:r>
              <w:rPr>
                <w:noProof/>
                <w:webHidden/>
              </w:rPr>
              <w:instrText xml:space="preserve"> PAGEREF _Toc183103007 \h </w:instrText>
            </w:r>
            <w:r>
              <w:rPr>
                <w:noProof/>
                <w:webHidden/>
              </w:rPr>
            </w:r>
            <w:r>
              <w:rPr>
                <w:noProof/>
                <w:webHidden/>
              </w:rPr>
              <w:fldChar w:fldCharType="separate"/>
            </w:r>
            <w:r>
              <w:rPr>
                <w:noProof/>
                <w:webHidden/>
              </w:rPr>
              <w:t>25</w:t>
            </w:r>
            <w:r>
              <w:rPr>
                <w:noProof/>
                <w:webHidden/>
              </w:rPr>
              <w:fldChar w:fldCharType="end"/>
            </w:r>
          </w:hyperlink>
        </w:p>
        <w:p w:rsidR="00947806" w:rsidRDefault="00947806" w14:paraId="6F40DFB7" w14:textId="4EDE6506">
          <w:pPr>
            <w:pStyle w:val="TOC2"/>
            <w:tabs>
              <w:tab w:val="right" w:leader="dot" w:pos="8637"/>
            </w:tabs>
            <w:rPr>
              <w:rFonts w:asciiTheme="minorHAnsi" w:hAnsiTheme="minorHAnsi" w:eastAsiaTheme="minorEastAsia" w:cstheme="minorBidi"/>
              <w:smallCaps w:val="0"/>
              <w:noProof/>
              <w:kern w:val="2"/>
              <w:sz w:val="24"/>
              <w:szCs w:val="24"/>
              <w:lang w:eastAsia="en-IE"/>
              <w14:ligatures w14:val="standardContextual"/>
            </w:rPr>
          </w:pPr>
          <w:hyperlink w:history="1" w:anchor="_Toc183103008">
            <w:r w:rsidRPr="00B5778C">
              <w:rPr>
                <w:rStyle w:val="Hyperlink"/>
                <w:noProof/>
              </w:rPr>
              <w:t>Student 4 Reflection</w:t>
            </w:r>
            <w:r>
              <w:rPr>
                <w:noProof/>
                <w:webHidden/>
              </w:rPr>
              <w:tab/>
            </w:r>
            <w:r>
              <w:rPr>
                <w:noProof/>
                <w:webHidden/>
              </w:rPr>
              <w:fldChar w:fldCharType="begin"/>
            </w:r>
            <w:r>
              <w:rPr>
                <w:noProof/>
                <w:webHidden/>
              </w:rPr>
              <w:instrText xml:space="preserve"> PAGEREF _Toc183103008 \h </w:instrText>
            </w:r>
            <w:r>
              <w:rPr>
                <w:noProof/>
                <w:webHidden/>
              </w:rPr>
            </w:r>
            <w:r>
              <w:rPr>
                <w:noProof/>
                <w:webHidden/>
              </w:rPr>
              <w:fldChar w:fldCharType="separate"/>
            </w:r>
            <w:r>
              <w:rPr>
                <w:noProof/>
                <w:webHidden/>
              </w:rPr>
              <w:t>25</w:t>
            </w:r>
            <w:r>
              <w:rPr>
                <w:noProof/>
                <w:webHidden/>
              </w:rPr>
              <w:fldChar w:fldCharType="end"/>
            </w:r>
          </w:hyperlink>
        </w:p>
        <w:p w:rsidR="0042501D" w:rsidP="0042501D" w:rsidRDefault="0042501D" w14:paraId="0B07EB7D" w14:textId="26D365A5">
          <w:pPr>
            <w:sectPr w:rsidR="0042501D" w:rsidSect="0042501D">
              <w:footerReference w:type="default" r:id="rId8"/>
              <w:pgSz w:w="11907" w:h="16840" w:code="9"/>
              <w:pgMar w:top="993" w:right="992" w:bottom="1440" w:left="2268" w:header="709" w:footer="709" w:gutter="0"/>
              <w:cols w:space="708"/>
              <w:docGrid w:linePitch="360"/>
            </w:sectPr>
          </w:pPr>
          <w:r>
            <w:rPr>
              <w:b/>
              <w:bCs/>
              <w:noProof/>
            </w:rPr>
            <w:fldChar w:fldCharType="end"/>
          </w:r>
        </w:p>
      </w:sdtContent>
    </w:sdt>
    <w:p w:rsidR="0042501D" w:rsidP="00DB2EAC" w:rsidRDefault="59D8C99A" w14:paraId="79199A78" w14:textId="7F8B07DD">
      <w:pPr>
        <w:pStyle w:val="Heading2"/>
      </w:pPr>
      <w:bookmarkStart w:name="_Toc434332606" w:id="2"/>
      <w:bookmarkStart w:name="_Toc183102981" w:id="3"/>
      <w:bookmarkStart w:name="_Toc215375734" w:id="4"/>
      <w:r w:rsidRPr="6B7748DC">
        <w:t>Abstract</w:t>
      </w:r>
      <w:bookmarkEnd w:id="2"/>
      <w:bookmarkEnd w:id="3"/>
    </w:p>
    <w:p w:rsidR="00F3676C" w:rsidP="00F3676C" w:rsidRDefault="006930A2" w14:paraId="08B244ED" w14:textId="72624829">
      <w:pPr>
        <w:jc w:val="both"/>
        <w:rPr>
          <w:sz w:val="28"/>
          <w:szCs w:val="28"/>
        </w:rPr>
      </w:pPr>
      <w:r>
        <w:rPr>
          <w:sz w:val="28"/>
          <w:szCs w:val="28"/>
        </w:rPr>
        <w:t>In this document we will</w:t>
      </w:r>
      <w:r w:rsidR="00A83C78">
        <w:rPr>
          <w:sz w:val="28"/>
          <w:szCs w:val="28"/>
        </w:rPr>
        <w:t xml:space="preserve"> have various sections explaining the game, the process of creating the game,</w:t>
      </w:r>
      <w:r w:rsidR="00CA4558">
        <w:rPr>
          <w:sz w:val="28"/>
          <w:szCs w:val="28"/>
        </w:rPr>
        <w:t xml:space="preserve"> the technical review,</w:t>
      </w:r>
      <w:r w:rsidR="00A83C78">
        <w:rPr>
          <w:sz w:val="28"/>
          <w:szCs w:val="28"/>
        </w:rPr>
        <w:t xml:space="preserve"> </w:t>
      </w:r>
      <w:r w:rsidR="006F3C7B">
        <w:rPr>
          <w:sz w:val="28"/>
          <w:szCs w:val="28"/>
        </w:rPr>
        <w:t>the project management side of things and our individual contributions to the project.</w:t>
      </w:r>
    </w:p>
    <w:p w:rsidR="006F3C7B" w:rsidP="00F3676C" w:rsidRDefault="00AE38A6" w14:paraId="73D31B90" w14:textId="670FD962">
      <w:pPr>
        <w:jc w:val="both"/>
        <w:rPr>
          <w:sz w:val="28"/>
          <w:szCs w:val="28"/>
        </w:rPr>
      </w:pPr>
      <w:r>
        <w:rPr>
          <w:sz w:val="28"/>
          <w:szCs w:val="28"/>
        </w:rPr>
        <w:t xml:space="preserve">We created this game called ‘Cosmic Decay’ </w:t>
      </w:r>
      <w:r w:rsidR="00AB13DB">
        <w:rPr>
          <w:sz w:val="28"/>
          <w:szCs w:val="28"/>
        </w:rPr>
        <w:t xml:space="preserve">as our first project as part </w:t>
      </w:r>
      <w:r w:rsidR="009D3B3C">
        <w:rPr>
          <w:sz w:val="28"/>
          <w:szCs w:val="28"/>
        </w:rPr>
        <w:t xml:space="preserve">of a team with the hopes of developing our interpersonal and professional skill levels. </w:t>
      </w:r>
      <w:r w:rsidR="003C5DB7">
        <w:rPr>
          <w:sz w:val="28"/>
          <w:szCs w:val="28"/>
        </w:rPr>
        <w:t xml:space="preserve">We also had the goals of creating a functioning game as part of a team as up to this point it was all an individual effort. </w:t>
      </w:r>
      <w:r w:rsidR="009D3B3C">
        <w:rPr>
          <w:sz w:val="28"/>
          <w:szCs w:val="28"/>
        </w:rPr>
        <w:t xml:space="preserve">We hope to convey in this document how we have achieved this while also covering all the aspects of the work, </w:t>
      </w:r>
      <w:r w:rsidR="00FE5E0D">
        <w:rPr>
          <w:sz w:val="28"/>
          <w:szCs w:val="28"/>
        </w:rPr>
        <w:t>collaboration and the technical side of working on the project.</w:t>
      </w:r>
    </w:p>
    <w:p w:rsidRPr="00F3676C" w:rsidR="00FE5E0D" w:rsidP="00F3676C" w:rsidRDefault="00CA4558" w14:paraId="7B67CDF1" w14:textId="2570994A">
      <w:pPr>
        <w:jc w:val="both"/>
        <w:rPr>
          <w:sz w:val="28"/>
          <w:szCs w:val="28"/>
        </w:rPr>
      </w:pPr>
      <w:r>
        <w:rPr>
          <w:sz w:val="28"/>
          <w:szCs w:val="28"/>
        </w:rPr>
        <w:t>We will also be providing our own conclusions to the project. These will contain a quick overview of how we got on as working in a team and how we found making the game.</w:t>
      </w:r>
    </w:p>
    <w:p w:rsidR="00B04591" w:rsidP="6B7748DC" w:rsidRDefault="00B04591" w14:paraId="0B370831" w14:textId="77777777">
      <w:pPr>
        <w:jc w:val="both"/>
      </w:pPr>
      <w:bookmarkStart w:name="_Toc434332607" w:id="5"/>
    </w:p>
    <w:p w:rsidR="00B04591" w:rsidP="6B7748DC" w:rsidRDefault="00B04591" w14:paraId="511EE7F9" w14:textId="77777777">
      <w:pPr>
        <w:jc w:val="both"/>
      </w:pPr>
    </w:p>
    <w:p w:rsidR="00B04591" w:rsidP="6B7748DC" w:rsidRDefault="00B04591" w14:paraId="2699AC82" w14:textId="77777777">
      <w:pPr>
        <w:jc w:val="both"/>
      </w:pPr>
    </w:p>
    <w:p w:rsidR="00B04591" w:rsidP="6B7748DC" w:rsidRDefault="00B04591" w14:paraId="0ADFF92D" w14:textId="77777777">
      <w:pPr>
        <w:jc w:val="both"/>
      </w:pPr>
    </w:p>
    <w:p w:rsidR="00B04591" w:rsidP="6B7748DC" w:rsidRDefault="00B04591" w14:paraId="47074C41" w14:textId="77777777">
      <w:pPr>
        <w:jc w:val="both"/>
      </w:pPr>
    </w:p>
    <w:p w:rsidR="00B04591" w:rsidP="6B7748DC" w:rsidRDefault="00B04591" w14:paraId="57FB120F" w14:textId="77777777">
      <w:pPr>
        <w:jc w:val="both"/>
      </w:pPr>
    </w:p>
    <w:p w:rsidR="00B04591" w:rsidP="6B7748DC" w:rsidRDefault="00B04591" w14:paraId="0E19EDF7" w14:textId="77777777">
      <w:pPr>
        <w:jc w:val="both"/>
      </w:pPr>
    </w:p>
    <w:p w:rsidR="00B04591" w:rsidP="6B7748DC" w:rsidRDefault="00B04591" w14:paraId="6A6BE640" w14:textId="77777777">
      <w:pPr>
        <w:jc w:val="both"/>
      </w:pPr>
    </w:p>
    <w:p w:rsidR="00B04591" w:rsidP="6B7748DC" w:rsidRDefault="00B04591" w14:paraId="35B537AC" w14:textId="77777777">
      <w:pPr>
        <w:jc w:val="both"/>
      </w:pPr>
    </w:p>
    <w:p w:rsidR="00B04591" w:rsidP="6B7748DC" w:rsidRDefault="00B04591" w14:paraId="5F1E5898" w14:textId="77777777">
      <w:pPr>
        <w:jc w:val="both"/>
      </w:pPr>
    </w:p>
    <w:p w:rsidR="00B04591" w:rsidP="6B7748DC" w:rsidRDefault="00B04591" w14:paraId="32ECB550" w14:textId="77777777">
      <w:pPr>
        <w:jc w:val="both"/>
      </w:pPr>
    </w:p>
    <w:p w:rsidR="00B04591" w:rsidP="6B7748DC" w:rsidRDefault="00B04591" w14:paraId="60A429DF" w14:textId="77777777">
      <w:pPr>
        <w:jc w:val="both"/>
      </w:pPr>
    </w:p>
    <w:p w:rsidR="00B04591" w:rsidP="6B7748DC" w:rsidRDefault="00B04591" w14:paraId="113FCB0A" w14:textId="77777777">
      <w:pPr>
        <w:jc w:val="both"/>
      </w:pPr>
    </w:p>
    <w:p w:rsidR="00B04591" w:rsidP="6B7748DC" w:rsidRDefault="00B04591" w14:paraId="69336C69" w14:textId="77777777">
      <w:pPr>
        <w:jc w:val="both"/>
      </w:pPr>
    </w:p>
    <w:p w:rsidR="00B04591" w:rsidP="6B7748DC" w:rsidRDefault="00B04591" w14:paraId="0956C1A7" w14:textId="77777777">
      <w:pPr>
        <w:jc w:val="both"/>
      </w:pPr>
    </w:p>
    <w:p w:rsidR="00B04591" w:rsidP="6B7748DC" w:rsidRDefault="00B04591" w14:paraId="757713CD" w14:textId="77777777">
      <w:pPr>
        <w:jc w:val="both"/>
      </w:pPr>
    </w:p>
    <w:p w:rsidRPr="00927F3A" w:rsidR="0042501D" w:rsidP="6B7748DC" w:rsidRDefault="0042501D" w14:paraId="7774D87F" w14:textId="77777777">
      <w:pPr>
        <w:jc w:val="both"/>
        <w:rPr>
          <w:rFonts w:asciiTheme="minorHAnsi" w:hAnsiTheme="minorHAnsi" w:cstheme="minorBidi"/>
        </w:rPr>
      </w:pPr>
    </w:p>
    <w:p w:rsidRPr="00AB1178" w:rsidR="0042501D" w:rsidP="6B7748DC" w:rsidRDefault="59D8C99A" w14:paraId="58A284C2" w14:textId="77777777">
      <w:pPr>
        <w:pStyle w:val="Heading1"/>
        <w:numPr>
          <w:ilvl w:val="0"/>
          <w:numId w:val="5"/>
        </w:numPr>
        <w:tabs>
          <w:tab w:val="num" w:pos="360"/>
        </w:tabs>
        <w:ind w:left="0" w:firstLine="0"/>
        <w:jc w:val="both"/>
        <w:rPr>
          <w:sz w:val="28"/>
          <w:szCs w:val="28"/>
        </w:rPr>
      </w:pPr>
      <w:bookmarkStart w:name="_Toc183102982" w:id="6"/>
      <w:r w:rsidRPr="6B7748DC">
        <w:rPr>
          <w:sz w:val="28"/>
          <w:szCs w:val="28"/>
        </w:rPr>
        <w:t>Introduction</w:t>
      </w:r>
      <w:bookmarkEnd w:id="4"/>
      <w:bookmarkEnd w:id="5"/>
      <w:bookmarkEnd w:id="6"/>
    </w:p>
    <w:p w:rsidRPr="00EB157F" w:rsidR="0042501D" w:rsidP="6B7748DC" w:rsidRDefault="59D8C99A" w14:paraId="4454B379" w14:textId="77777777">
      <w:pPr>
        <w:pStyle w:val="Heading2"/>
        <w:numPr>
          <w:ilvl w:val="1"/>
          <w:numId w:val="5"/>
        </w:numPr>
        <w:tabs>
          <w:tab w:val="num" w:pos="360"/>
        </w:tabs>
        <w:ind w:left="0" w:firstLine="0"/>
        <w:jc w:val="both"/>
        <w:rPr>
          <w:rFonts w:asciiTheme="minorHAnsi" w:hAnsiTheme="minorHAnsi" w:cstheme="minorBidi"/>
        </w:rPr>
      </w:pPr>
      <w:bookmarkStart w:name="_Toc461718127" w:id="7"/>
      <w:bookmarkStart w:name="_Toc462319956" w:id="8"/>
      <w:bookmarkStart w:name="_Toc183102983" w:id="9"/>
      <w:r w:rsidRPr="6B7748DC">
        <w:rPr>
          <w:rFonts w:asciiTheme="minorHAnsi" w:hAnsiTheme="minorHAnsi" w:cstheme="minorBidi"/>
        </w:rPr>
        <w:t>PURPOSE</w:t>
      </w:r>
      <w:bookmarkEnd w:id="7"/>
      <w:bookmarkEnd w:id="8"/>
      <w:bookmarkEnd w:id="9"/>
    </w:p>
    <w:p w:rsidRPr="00EB157F" w:rsidR="0042501D" w:rsidP="00866B3E" w:rsidRDefault="59D8C99A" w14:paraId="5258BB89" w14:textId="2136552F">
      <w:pPr>
        <w:tabs>
          <w:tab w:val="num" w:pos="1080"/>
        </w:tabs>
        <w:jc w:val="both"/>
        <w:rPr>
          <w:rFonts w:asciiTheme="minorHAnsi" w:hAnsiTheme="minorHAnsi" w:cstheme="minorBidi"/>
          <w:i/>
          <w:iCs/>
        </w:rPr>
      </w:pPr>
      <w:r w:rsidRPr="6B7748DC">
        <w:rPr>
          <w:rFonts w:asciiTheme="minorHAnsi" w:hAnsiTheme="minorHAnsi" w:cstheme="minorBidi"/>
        </w:rPr>
        <w:t>The proposed game being made is a</w:t>
      </w:r>
      <w:r w:rsidR="00F670A5">
        <w:rPr>
          <w:rFonts w:asciiTheme="minorHAnsi" w:hAnsiTheme="minorHAnsi" w:cstheme="minorBidi"/>
        </w:rPr>
        <w:t xml:space="preserve"> 2D</w:t>
      </w:r>
      <w:r w:rsidR="007F2314">
        <w:rPr>
          <w:rFonts w:asciiTheme="minorHAnsi" w:hAnsiTheme="minorHAnsi" w:cstheme="minorBidi"/>
        </w:rPr>
        <w:t xml:space="preserve"> angled-top-down</w:t>
      </w:r>
      <w:r w:rsidRPr="6B7748DC">
        <w:rPr>
          <w:rFonts w:asciiTheme="minorHAnsi" w:hAnsiTheme="minorHAnsi" w:cstheme="minorBidi"/>
        </w:rPr>
        <w:t xml:space="preserve"> game called Cosmic Decay.</w:t>
      </w:r>
      <w:r w:rsidR="00822FF0">
        <w:rPr>
          <w:rFonts w:asciiTheme="minorHAnsi" w:hAnsiTheme="minorHAnsi" w:cstheme="minorBidi"/>
        </w:rPr>
        <w:t xml:space="preserve"> </w:t>
      </w:r>
      <w:r w:rsidR="001C1FDC">
        <w:rPr>
          <w:rFonts w:asciiTheme="minorHAnsi" w:hAnsiTheme="minorHAnsi" w:cstheme="minorBidi"/>
        </w:rPr>
        <w:t xml:space="preserve">This game takes place in space where four </w:t>
      </w:r>
      <w:r w:rsidR="00612046">
        <w:rPr>
          <w:rFonts w:asciiTheme="minorHAnsi" w:hAnsiTheme="minorHAnsi" w:cstheme="minorBidi"/>
        </w:rPr>
        <w:t xml:space="preserve">unlikely heroes must fight </w:t>
      </w:r>
      <w:r w:rsidR="004E2110">
        <w:rPr>
          <w:rFonts w:asciiTheme="minorHAnsi" w:hAnsiTheme="minorHAnsi" w:cstheme="minorBidi"/>
        </w:rPr>
        <w:t xml:space="preserve">zombie aliens </w:t>
      </w:r>
      <w:r w:rsidR="00743D8A">
        <w:rPr>
          <w:rFonts w:asciiTheme="minorHAnsi" w:hAnsiTheme="minorHAnsi" w:cstheme="minorBidi"/>
        </w:rPr>
        <w:t xml:space="preserve">while trying to repair their ship and </w:t>
      </w:r>
      <w:r w:rsidR="000301E2">
        <w:rPr>
          <w:rFonts w:asciiTheme="minorHAnsi" w:hAnsiTheme="minorHAnsi" w:cstheme="minorBidi"/>
        </w:rPr>
        <w:t>escape.</w:t>
      </w:r>
      <w:r w:rsidR="00821F1E">
        <w:rPr>
          <w:rFonts w:asciiTheme="minorHAnsi" w:hAnsiTheme="minorHAnsi" w:cstheme="minorBidi"/>
        </w:rPr>
        <w:t xml:space="preserve"> </w:t>
      </w:r>
      <w:r w:rsidRPr="6B7748DC">
        <w:rPr>
          <w:rFonts w:asciiTheme="minorHAnsi" w:hAnsiTheme="minorHAnsi" w:cstheme="minorBidi"/>
        </w:rPr>
        <w:t>This</w:t>
      </w:r>
      <w:r w:rsidR="003650D8">
        <w:rPr>
          <w:rFonts w:asciiTheme="minorHAnsi" w:hAnsiTheme="minorHAnsi" w:cstheme="minorBidi"/>
        </w:rPr>
        <w:t xml:space="preserve"> </w:t>
      </w:r>
      <w:r w:rsidRPr="6B7748DC">
        <w:rPr>
          <w:rFonts w:asciiTheme="minorHAnsi" w:hAnsiTheme="minorHAnsi" w:cstheme="minorBidi"/>
        </w:rPr>
        <w:t xml:space="preserve">game utilizing some code from the game ‘Zombie Arena’. Many specialized classes will be utilized such as level manager, arena, enemy and player. The game arena will consist of three levels, and a shop </w:t>
      </w:r>
      <w:r w:rsidR="006F483B">
        <w:rPr>
          <w:rFonts w:asciiTheme="minorHAnsi" w:hAnsiTheme="minorHAnsi" w:cstheme="minorBidi"/>
        </w:rPr>
        <w:t>system</w:t>
      </w:r>
      <w:r w:rsidRPr="6B7748DC">
        <w:rPr>
          <w:rFonts w:asciiTheme="minorHAnsi" w:hAnsiTheme="minorHAnsi" w:cstheme="minorBidi"/>
        </w:rPr>
        <w:t xml:space="preserve"> which the player will be able to access in between levels. This will serve as a place for the player to </w:t>
      </w:r>
      <w:r w:rsidR="00D20AF1">
        <w:rPr>
          <w:rFonts w:asciiTheme="minorHAnsi" w:hAnsiTheme="minorHAnsi" w:cstheme="minorBidi"/>
        </w:rPr>
        <w:t>obtain</w:t>
      </w:r>
      <w:r w:rsidRPr="6B7748DC">
        <w:rPr>
          <w:rFonts w:asciiTheme="minorHAnsi" w:hAnsiTheme="minorHAnsi" w:cstheme="minorBidi"/>
        </w:rPr>
        <w:t xml:space="preserve"> upgrades. Each </w:t>
      </w:r>
      <w:r w:rsidR="002C525A">
        <w:rPr>
          <w:rFonts w:asciiTheme="minorHAnsi" w:hAnsiTheme="minorHAnsi" w:cstheme="minorBidi"/>
        </w:rPr>
        <w:t xml:space="preserve">new level will have a </w:t>
      </w:r>
      <w:r w:rsidR="00064309">
        <w:rPr>
          <w:rFonts w:asciiTheme="minorHAnsi" w:hAnsiTheme="minorHAnsi" w:cstheme="minorBidi"/>
        </w:rPr>
        <w:t>unique</w:t>
      </w:r>
      <w:r w:rsidR="002C525A">
        <w:rPr>
          <w:rFonts w:asciiTheme="minorHAnsi" w:hAnsiTheme="minorHAnsi" w:cstheme="minorBidi"/>
        </w:rPr>
        <w:t xml:space="preserve"> appearance</w:t>
      </w:r>
      <w:r w:rsidR="00064309">
        <w:rPr>
          <w:rFonts w:asciiTheme="minorHAnsi" w:hAnsiTheme="minorHAnsi" w:cstheme="minorBidi"/>
        </w:rPr>
        <w:t xml:space="preserve"> from the last</w:t>
      </w:r>
      <w:r w:rsidRPr="6B7748DC">
        <w:rPr>
          <w:rFonts w:asciiTheme="minorHAnsi" w:hAnsiTheme="minorHAnsi" w:cstheme="minorBidi"/>
        </w:rPr>
        <w:t xml:space="preserve">. </w:t>
      </w:r>
    </w:p>
    <w:p w:rsidRPr="00EB157F" w:rsidR="0042501D" w:rsidP="6B7748DC" w:rsidRDefault="59D8C99A" w14:paraId="311F6344" w14:textId="77777777">
      <w:pPr>
        <w:pStyle w:val="Heading2"/>
        <w:numPr>
          <w:ilvl w:val="1"/>
          <w:numId w:val="5"/>
        </w:numPr>
        <w:tabs>
          <w:tab w:val="num" w:pos="360"/>
        </w:tabs>
        <w:ind w:left="0" w:firstLine="0"/>
        <w:jc w:val="both"/>
        <w:rPr>
          <w:rFonts w:asciiTheme="minorHAnsi" w:hAnsiTheme="minorHAnsi" w:cstheme="minorBidi"/>
        </w:rPr>
      </w:pPr>
      <w:bookmarkStart w:name="_Toc461718130" w:id="10"/>
      <w:bookmarkStart w:name="_Toc462319959" w:id="11"/>
      <w:bookmarkStart w:name="_Toc183102984" w:id="12"/>
      <w:r w:rsidRPr="6B7748DC">
        <w:rPr>
          <w:rFonts w:asciiTheme="minorHAnsi" w:hAnsiTheme="minorHAnsi" w:cstheme="minorBidi"/>
        </w:rPr>
        <w:t>Scope</w:t>
      </w:r>
      <w:bookmarkEnd w:id="10"/>
      <w:bookmarkEnd w:id="11"/>
      <w:bookmarkEnd w:id="12"/>
      <w:r w:rsidRPr="6B7748DC">
        <w:rPr>
          <w:rFonts w:asciiTheme="minorHAnsi" w:hAnsiTheme="minorHAnsi" w:cstheme="minorBidi"/>
        </w:rPr>
        <w:t xml:space="preserve"> </w:t>
      </w:r>
    </w:p>
    <w:p w:rsidRPr="00670788" w:rsidR="0042501D" w:rsidP="6B7748DC" w:rsidRDefault="59D8C99A" w14:paraId="1C300225" w14:textId="77777777">
      <w:pPr>
        <w:tabs>
          <w:tab w:val="num" w:pos="1080"/>
        </w:tabs>
        <w:jc w:val="both"/>
        <w:rPr>
          <w:rFonts w:asciiTheme="minorHAnsi" w:hAnsiTheme="minorHAnsi" w:cstheme="minorBidi"/>
        </w:rPr>
      </w:pPr>
      <w:r w:rsidRPr="6B7748DC">
        <w:rPr>
          <w:rFonts w:asciiTheme="minorHAnsi" w:hAnsiTheme="minorHAnsi" w:cstheme="minorBidi"/>
        </w:rPr>
        <w:t>Included</w:t>
      </w:r>
    </w:p>
    <w:p w:rsidRPr="00670788" w:rsidR="0042501D" w:rsidP="0042501D" w:rsidRDefault="0042501D" w14:paraId="78CF0221" w14:textId="77777777">
      <w:pPr>
        <w:pStyle w:val="ListParagraph"/>
        <w:numPr>
          <w:ilvl w:val="0"/>
          <w:numId w:val="4"/>
        </w:numPr>
        <w:tabs>
          <w:tab w:val="num" w:pos="1080"/>
        </w:tabs>
        <w:spacing w:after="200" w:line="240" w:lineRule="auto"/>
        <w:jc w:val="both"/>
        <w:rPr>
          <w:rFonts w:asciiTheme="minorHAnsi" w:hAnsiTheme="minorHAnsi" w:cstheme="minorHAnsi"/>
        </w:rPr>
      </w:pPr>
      <w:r>
        <w:rPr>
          <w:rFonts w:asciiTheme="minorHAnsi" w:hAnsiTheme="minorHAnsi" w:cstheme="minorHAnsi"/>
        </w:rPr>
        <w:t>Angled top-down point of view</w:t>
      </w:r>
    </w:p>
    <w:p w:rsidRPr="00670788" w:rsidR="0042501D" w:rsidP="0042501D" w:rsidRDefault="0042501D" w14:paraId="3891B123" w14:textId="77777777">
      <w:pPr>
        <w:pStyle w:val="ListParagraph"/>
        <w:numPr>
          <w:ilvl w:val="0"/>
          <w:numId w:val="4"/>
        </w:numPr>
        <w:tabs>
          <w:tab w:val="num" w:pos="1080"/>
        </w:tabs>
        <w:spacing w:after="200" w:line="240" w:lineRule="auto"/>
        <w:jc w:val="both"/>
        <w:rPr>
          <w:rFonts w:asciiTheme="minorHAnsi" w:hAnsiTheme="minorHAnsi" w:cstheme="minorHAnsi"/>
        </w:rPr>
      </w:pPr>
      <w:r>
        <w:rPr>
          <w:rFonts w:asciiTheme="minorHAnsi" w:hAnsiTheme="minorHAnsi" w:cstheme="minorHAnsi"/>
        </w:rPr>
        <w:t>Multiple playable characters</w:t>
      </w:r>
    </w:p>
    <w:p w:rsidRPr="00670788" w:rsidR="0042501D" w:rsidP="0042501D" w:rsidRDefault="0042501D" w14:paraId="48455D03" w14:textId="77777777">
      <w:pPr>
        <w:pStyle w:val="ListParagraph"/>
        <w:numPr>
          <w:ilvl w:val="0"/>
          <w:numId w:val="4"/>
        </w:numPr>
        <w:tabs>
          <w:tab w:val="num" w:pos="1080"/>
        </w:tabs>
        <w:spacing w:after="200" w:line="240" w:lineRule="auto"/>
        <w:jc w:val="both"/>
        <w:rPr>
          <w:rFonts w:asciiTheme="minorHAnsi" w:hAnsiTheme="minorHAnsi" w:cstheme="minorHAnsi"/>
        </w:rPr>
      </w:pPr>
      <w:r>
        <w:rPr>
          <w:rFonts w:asciiTheme="minorHAnsi" w:hAnsiTheme="minorHAnsi" w:cstheme="minorHAnsi"/>
        </w:rPr>
        <w:t>Shop system</w:t>
      </w:r>
    </w:p>
    <w:p w:rsidRPr="00490477" w:rsidR="0042501D" w:rsidP="0042501D" w:rsidRDefault="0042501D" w14:paraId="280E1901" w14:textId="77777777">
      <w:pPr>
        <w:pStyle w:val="ListParagraph"/>
        <w:numPr>
          <w:ilvl w:val="0"/>
          <w:numId w:val="4"/>
        </w:numPr>
        <w:tabs>
          <w:tab w:val="num" w:pos="1080"/>
        </w:tabs>
        <w:spacing w:after="200" w:line="240" w:lineRule="auto"/>
        <w:jc w:val="both"/>
        <w:rPr>
          <w:rFonts w:asciiTheme="minorHAnsi" w:hAnsiTheme="minorHAnsi" w:cstheme="minorHAnsi"/>
        </w:rPr>
      </w:pPr>
      <w:r>
        <w:rPr>
          <w:rFonts w:asciiTheme="minorHAnsi" w:hAnsiTheme="minorHAnsi" w:cstheme="minorHAnsi"/>
        </w:rPr>
        <w:t>Free to Play</w:t>
      </w:r>
    </w:p>
    <w:p w:rsidRPr="00670788" w:rsidR="0042501D" w:rsidP="6B7748DC" w:rsidRDefault="59D8C99A" w14:paraId="3FE1F7D5" w14:textId="77777777">
      <w:pPr>
        <w:tabs>
          <w:tab w:val="num" w:pos="1080"/>
        </w:tabs>
        <w:jc w:val="both"/>
        <w:rPr>
          <w:rFonts w:asciiTheme="minorHAnsi" w:hAnsiTheme="minorHAnsi" w:cstheme="minorBidi"/>
        </w:rPr>
      </w:pPr>
      <w:r w:rsidRPr="6B7748DC">
        <w:rPr>
          <w:rFonts w:asciiTheme="minorHAnsi" w:hAnsiTheme="minorHAnsi" w:cstheme="minorBidi"/>
        </w:rPr>
        <w:t>Excluded</w:t>
      </w:r>
    </w:p>
    <w:p w:rsidRPr="00BB1F4F" w:rsidR="0042501D" w:rsidP="0042501D" w:rsidRDefault="0042501D" w14:paraId="5AED7042" w14:textId="77777777">
      <w:pPr>
        <w:pStyle w:val="ListParagraph"/>
        <w:numPr>
          <w:ilvl w:val="0"/>
          <w:numId w:val="4"/>
        </w:numPr>
        <w:tabs>
          <w:tab w:val="num" w:pos="1080"/>
        </w:tabs>
        <w:spacing w:after="200" w:line="240" w:lineRule="auto"/>
        <w:jc w:val="both"/>
        <w:rPr>
          <w:rFonts w:asciiTheme="minorHAnsi" w:hAnsiTheme="minorHAnsi" w:cstheme="minorHAnsi"/>
        </w:rPr>
      </w:pPr>
      <w:r>
        <w:rPr>
          <w:rFonts w:asciiTheme="minorHAnsi" w:hAnsiTheme="minorHAnsi" w:cstheme="minorHAnsi"/>
        </w:rPr>
        <w:t>Will not be a multiplayer game</w:t>
      </w:r>
    </w:p>
    <w:p w:rsidR="0042501D" w:rsidP="0042501D" w:rsidRDefault="0042501D" w14:paraId="61F8718F" w14:textId="77777777">
      <w:pPr>
        <w:pStyle w:val="ListParagraph"/>
        <w:numPr>
          <w:ilvl w:val="0"/>
          <w:numId w:val="4"/>
        </w:numPr>
        <w:tabs>
          <w:tab w:val="num" w:pos="1080"/>
        </w:tabs>
        <w:spacing w:after="200" w:line="240" w:lineRule="auto"/>
        <w:jc w:val="both"/>
        <w:rPr>
          <w:rFonts w:asciiTheme="minorHAnsi" w:hAnsiTheme="minorHAnsi" w:cstheme="minorHAnsi"/>
        </w:rPr>
      </w:pPr>
      <w:r>
        <w:rPr>
          <w:rFonts w:asciiTheme="minorHAnsi" w:hAnsiTheme="minorHAnsi" w:cstheme="minorHAnsi"/>
        </w:rPr>
        <w:t>Will not have microtransactions</w:t>
      </w:r>
    </w:p>
    <w:p w:rsidRPr="00EB157F" w:rsidR="0042501D" w:rsidP="6B7748DC" w:rsidRDefault="0042501D" w14:paraId="13297622" w14:textId="77777777">
      <w:pPr>
        <w:tabs>
          <w:tab w:val="num" w:pos="1080"/>
        </w:tabs>
        <w:jc w:val="both"/>
        <w:rPr>
          <w:rFonts w:asciiTheme="minorHAnsi" w:hAnsiTheme="minorHAnsi" w:cstheme="minorBidi"/>
          <w:color w:val="2C7FCE" w:themeColor="text2" w:themeTint="99"/>
        </w:rPr>
      </w:pPr>
    </w:p>
    <w:p w:rsidRPr="00EB157F" w:rsidR="0042501D" w:rsidP="6B7748DC" w:rsidRDefault="59D8C99A" w14:paraId="38A5C181" w14:textId="77777777">
      <w:pPr>
        <w:pStyle w:val="Heading2"/>
        <w:numPr>
          <w:ilvl w:val="1"/>
          <w:numId w:val="5"/>
        </w:numPr>
        <w:tabs>
          <w:tab w:val="num" w:pos="360"/>
        </w:tabs>
        <w:ind w:left="0" w:firstLine="0"/>
        <w:jc w:val="both"/>
        <w:rPr>
          <w:rFonts w:asciiTheme="minorHAnsi" w:hAnsiTheme="minorHAnsi" w:cstheme="minorBidi"/>
        </w:rPr>
      </w:pPr>
      <w:bookmarkStart w:name="_Toc461718131" w:id="13"/>
      <w:bookmarkStart w:name="_Toc462319960" w:id="14"/>
      <w:bookmarkStart w:name="_Toc183102985" w:id="15"/>
      <w:r w:rsidRPr="6B7748DC">
        <w:rPr>
          <w:rFonts w:asciiTheme="minorHAnsi" w:hAnsiTheme="minorHAnsi" w:cstheme="minorBidi"/>
        </w:rPr>
        <w:t>Project Members</w:t>
      </w:r>
      <w:bookmarkEnd w:id="13"/>
      <w:bookmarkEnd w:id="14"/>
      <w:bookmarkEnd w:id="15"/>
    </w:p>
    <w:tbl>
      <w:tblPr>
        <w:tblW w:w="11341" w:type="dxa"/>
        <w:tblCellSpacing w:w="15" w:type="dxa"/>
        <w:tblInd w:w="-851" w:type="dxa"/>
        <w:tblCellMar>
          <w:top w:w="15" w:type="dxa"/>
          <w:left w:w="15" w:type="dxa"/>
          <w:bottom w:w="15" w:type="dxa"/>
          <w:right w:w="15" w:type="dxa"/>
        </w:tblCellMar>
        <w:tblLook w:val="04A0" w:firstRow="1" w:lastRow="0" w:firstColumn="1" w:lastColumn="0" w:noHBand="0" w:noVBand="1"/>
      </w:tblPr>
      <w:tblGrid>
        <w:gridCol w:w="2337"/>
        <w:gridCol w:w="2343"/>
        <w:gridCol w:w="2956"/>
        <w:gridCol w:w="3705"/>
      </w:tblGrid>
      <w:tr w:rsidRPr="00EB157F" w:rsidR="00AE2669" w:rsidTr="6B7748DC" w14:paraId="17C474B5" w14:textId="77777777">
        <w:trPr>
          <w:tblHeader/>
          <w:tblCellSpacing w:w="15" w:type="dxa"/>
        </w:trPr>
        <w:tc>
          <w:tcPr>
            <w:tcW w:w="2336" w:type="dxa"/>
            <w:vAlign w:val="center"/>
            <w:hideMark/>
          </w:tcPr>
          <w:p w:rsidRPr="00EB157F" w:rsidR="0042501D" w:rsidP="6B7748DC" w:rsidRDefault="59D8C99A" w14:paraId="49FD52D2" w14:textId="77777777">
            <w:pPr>
              <w:jc w:val="both"/>
              <w:rPr>
                <w:rFonts w:asciiTheme="minorHAnsi" w:hAnsiTheme="minorHAnsi" w:cstheme="minorBidi"/>
                <w:b/>
                <w:bCs/>
                <w:u w:val="single"/>
              </w:rPr>
            </w:pPr>
            <w:r w:rsidRPr="6B7748DC">
              <w:rPr>
                <w:rFonts w:asciiTheme="minorHAnsi" w:hAnsiTheme="minorHAnsi" w:cstheme="minorBidi"/>
                <w:b/>
                <w:bCs/>
                <w:u w:val="single"/>
              </w:rPr>
              <w:t>Team Member</w:t>
            </w:r>
          </w:p>
        </w:tc>
        <w:tc>
          <w:tcPr>
            <w:tcW w:w="2343" w:type="dxa"/>
            <w:vAlign w:val="center"/>
            <w:hideMark/>
          </w:tcPr>
          <w:p w:rsidRPr="00EB157F" w:rsidR="0042501D" w:rsidP="6B7748DC" w:rsidRDefault="59D8C99A" w14:paraId="165F1DC8" w14:textId="77777777">
            <w:pPr>
              <w:jc w:val="both"/>
              <w:rPr>
                <w:rFonts w:asciiTheme="minorHAnsi" w:hAnsiTheme="minorHAnsi" w:cstheme="minorBidi"/>
                <w:b/>
                <w:bCs/>
                <w:u w:val="single"/>
              </w:rPr>
            </w:pPr>
            <w:r w:rsidRPr="6B7748DC">
              <w:rPr>
                <w:rFonts w:asciiTheme="minorHAnsi" w:hAnsiTheme="minorHAnsi" w:cstheme="minorBidi"/>
                <w:b/>
                <w:bCs/>
                <w:u w:val="single"/>
              </w:rPr>
              <w:t>Role</w:t>
            </w:r>
          </w:p>
        </w:tc>
        <w:tc>
          <w:tcPr>
            <w:tcW w:w="2932" w:type="dxa"/>
            <w:vAlign w:val="center"/>
            <w:hideMark/>
          </w:tcPr>
          <w:p w:rsidRPr="00EB157F" w:rsidR="0042501D" w:rsidP="6B7748DC" w:rsidRDefault="59D8C99A" w14:paraId="5A062CD0" w14:textId="77777777">
            <w:pPr>
              <w:jc w:val="both"/>
              <w:rPr>
                <w:rFonts w:asciiTheme="minorHAnsi" w:hAnsiTheme="minorHAnsi" w:cstheme="minorBidi"/>
                <w:b/>
                <w:bCs/>
                <w:u w:val="single"/>
              </w:rPr>
            </w:pPr>
            <w:r w:rsidRPr="6B7748DC">
              <w:rPr>
                <w:rFonts w:asciiTheme="minorHAnsi" w:hAnsiTheme="minorHAnsi" w:cstheme="minorBidi"/>
                <w:b/>
                <w:bCs/>
                <w:u w:val="single"/>
              </w:rPr>
              <w:t>Contact Information</w:t>
            </w:r>
          </w:p>
        </w:tc>
        <w:tc>
          <w:tcPr>
            <w:tcW w:w="3730" w:type="dxa"/>
            <w:vAlign w:val="center"/>
            <w:hideMark/>
          </w:tcPr>
          <w:p w:rsidRPr="00EB157F" w:rsidR="0042501D" w:rsidP="6B7748DC" w:rsidRDefault="59D8C99A" w14:paraId="39F21961" w14:textId="77777777">
            <w:pPr>
              <w:jc w:val="both"/>
              <w:rPr>
                <w:rFonts w:asciiTheme="minorHAnsi" w:hAnsiTheme="minorHAnsi" w:cstheme="minorBidi"/>
                <w:b/>
                <w:bCs/>
                <w:u w:val="single"/>
              </w:rPr>
            </w:pPr>
            <w:r w:rsidRPr="6B7748DC">
              <w:rPr>
                <w:rFonts w:asciiTheme="minorHAnsi" w:hAnsiTheme="minorHAnsi" w:cstheme="minorBidi"/>
                <w:b/>
                <w:bCs/>
                <w:u w:val="single"/>
              </w:rPr>
              <w:t>Responsibilities</w:t>
            </w:r>
          </w:p>
        </w:tc>
      </w:tr>
      <w:tr w:rsidRPr="00EB157F" w:rsidR="00436837" w:rsidTr="6B7748DC" w14:paraId="7A5ACD81" w14:textId="77777777">
        <w:trPr>
          <w:tblCellSpacing w:w="15" w:type="dxa"/>
        </w:trPr>
        <w:tc>
          <w:tcPr>
            <w:tcW w:w="2336"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66BE0EC1" w14:textId="77777777">
            <w:pPr>
              <w:jc w:val="both"/>
              <w:rPr>
                <w:rFonts w:asciiTheme="minorHAnsi" w:hAnsiTheme="minorHAnsi" w:cstheme="minorBidi"/>
              </w:rPr>
            </w:pPr>
            <w:r w:rsidRPr="6B7748DC">
              <w:rPr>
                <w:rFonts w:asciiTheme="minorHAnsi" w:hAnsiTheme="minorHAnsi" w:cstheme="minorBidi"/>
              </w:rPr>
              <w:t> Zach Ahearn</w:t>
            </w:r>
          </w:p>
        </w:tc>
        <w:tc>
          <w:tcPr>
            <w:tcW w:w="2343"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2448FB80" w14:textId="77777777">
            <w:pPr>
              <w:jc w:val="both"/>
              <w:rPr>
                <w:rFonts w:asciiTheme="minorHAnsi" w:hAnsiTheme="minorHAnsi" w:cstheme="minorBidi"/>
              </w:rPr>
            </w:pPr>
            <w:r w:rsidRPr="6B7748DC">
              <w:rPr>
                <w:rFonts w:asciiTheme="minorHAnsi" w:hAnsiTheme="minorHAnsi" w:cstheme="minorBidi"/>
              </w:rPr>
              <w:t>Developer</w:t>
            </w:r>
          </w:p>
          <w:p w:rsidRPr="00EB157F" w:rsidR="0042501D" w:rsidP="6B7748DC" w:rsidRDefault="59D8C99A" w14:paraId="1EE51ADE" w14:textId="77777777">
            <w:pPr>
              <w:jc w:val="both"/>
              <w:rPr>
                <w:rFonts w:asciiTheme="minorHAnsi" w:hAnsiTheme="minorHAnsi" w:cstheme="minorBidi"/>
              </w:rPr>
            </w:pPr>
            <w:r w:rsidRPr="6B7748DC">
              <w:rPr>
                <w:rFonts w:asciiTheme="minorHAnsi" w:hAnsiTheme="minorHAnsi" w:cstheme="minorBidi"/>
              </w:rPr>
              <w:t>Sound Asset Creator</w:t>
            </w:r>
          </w:p>
        </w:tc>
        <w:tc>
          <w:tcPr>
            <w:tcW w:w="2932"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5644876C" w14:textId="77777777">
            <w:pPr>
              <w:jc w:val="both"/>
              <w:rPr>
                <w:rFonts w:asciiTheme="minorHAnsi" w:hAnsiTheme="minorHAnsi" w:cstheme="minorBidi"/>
              </w:rPr>
            </w:pPr>
            <w:r w:rsidRPr="6B7748DC">
              <w:rPr>
                <w:rFonts w:asciiTheme="minorHAnsi" w:hAnsiTheme="minorHAnsi" w:cstheme="minorBidi"/>
              </w:rPr>
              <w:t> K00282339@student.tus.ie</w:t>
            </w:r>
          </w:p>
        </w:tc>
        <w:tc>
          <w:tcPr>
            <w:tcW w:w="3730"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1E0C0CBC" w14:textId="77777777">
            <w:pPr>
              <w:jc w:val="both"/>
              <w:rPr>
                <w:rFonts w:asciiTheme="minorHAnsi" w:hAnsiTheme="minorHAnsi" w:cstheme="minorBidi"/>
              </w:rPr>
            </w:pPr>
            <w:r w:rsidRPr="6B7748DC">
              <w:rPr>
                <w:rFonts w:asciiTheme="minorHAnsi" w:hAnsiTheme="minorHAnsi" w:cstheme="minorBidi"/>
              </w:rPr>
              <w:t> Design, Coding, Documentation.</w:t>
            </w:r>
          </w:p>
          <w:p w:rsidRPr="00EB157F" w:rsidR="0042501D" w:rsidP="6B7748DC" w:rsidRDefault="59D8C99A" w14:paraId="4F513B3F" w14:textId="77777777">
            <w:pPr>
              <w:jc w:val="both"/>
              <w:rPr>
                <w:rFonts w:asciiTheme="minorHAnsi" w:hAnsiTheme="minorHAnsi" w:cstheme="minorBidi"/>
              </w:rPr>
            </w:pPr>
            <w:r w:rsidRPr="6B7748DC">
              <w:rPr>
                <w:rFonts w:asciiTheme="minorHAnsi" w:hAnsiTheme="minorHAnsi" w:cstheme="minorBidi"/>
              </w:rPr>
              <w:t>Creating sounds assets</w:t>
            </w:r>
          </w:p>
        </w:tc>
      </w:tr>
      <w:tr w:rsidRPr="00EB157F" w:rsidR="00436837" w:rsidTr="6B7748DC" w14:paraId="02A8A92E" w14:textId="77777777">
        <w:trPr>
          <w:tblCellSpacing w:w="15" w:type="dxa"/>
        </w:trPr>
        <w:tc>
          <w:tcPr>
            <w:tcW w:w="2336"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088AC41B" w14:textId="77777777">
            <w:pPr>
              <w:jc w:val="both"/>
              <w:rPr>
                <w:rFonts w:asciiTheme="minorHAnsi" w:hAnsiTheme="minorHAnsi" w:cstheme="minorBidi"/>
              </w:rPr>
            </w:pPr>
            <w:r w:rsidRPr="6B7748DC">
              <w:rPr>
                <w:rFonts w:asciiTheme="minorHAnsi" w:hAnsiTheme="minorHAnsi" w:cstheme="minorBidi"/>
              </w:rPr>
              <w:t> Szymon Halada</w:t>
            </w:r>
          </w:p>
        </w:tc>
        <w:tc>
          <w:tcPr>
            <w:tcW w:w="2343"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4E91E532" w14:textId="77777777">
            <w:pPr>
              <w:jc w:val="both"/>
              <w:rPr>
                <w:rFonts w:asciiTheme="minorHAnsi" w:hAnsiTheme="minorHAnsi" w:cstheme="minorBidi"/>
              </w:rPr>
            </w:pPr>
            <w:r w:rsidRPr="6B7748DC">
              <w:rPr>
                <w:rFonts w:asciiTheme="minorHAnsi" w:hAnsiTheme="minorHAnsi" w:cstheme="minorBidi"/>
              </w:rPr>
              <w:t>Developer</w:t>
            </w:r>
          </w:p>
          <w:p w:rsidRPr="00EB157F" w:rsidR="0042501D" w:rsidP="6B7748DC" w:rsidRDefault="59D8C99A" w14:paraId="4E12A181" w14:textId="77777777">
            <w:pPr>
              <w:jc w:val="both"/>
              <w:rPr>
                <w:rFonts w:asciiTheme="minorHAnsi" w:hAnsiTheme="minorHAnsi" w:cstheme="minorBidi"/>
              </w:rPr>
            </w:pPr>
            <w:r w:rsidRPr="6B7748DC">
              <w:rPr>
                <w:rFonts w:asciiTheme="minorHAnsi" w:hAnsiTheme="minorHAnsi" w:cstheme="minorBidi"/>
              </w:rPr>
              <w:t>Asset Manager</w:t>
            </w:r>
          </w:p>
        </w:tc>
        <w:tc>
          <w:tcPr>
            <w:tcW w:w="2932"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3BCAB2BF" w14:textId="77777777">
            <w:pPr>
              <w:jc w:val="both"/>
              <w:rPr>
                <w:rFonts w:asciiTheme="minorHAnsi" w:hAnsiTheme="minorHAnsi" w:cstheme="minorBidi"/>
              </w:rPr>
            </w:pPr>
            <w:r w:rsidRPr="6B7748DC">
              <w:rPr>
                <w:rFonts w:asciiTheme="minorHAnsi" w:hAnsiTheme="minorHAnsi" w:cstheme="minorBidi"/>
              </w:rPr>
              <w:t> K00284376@student.tus.ie</w:t>
            </w:r>
          </w:p>
        </w:tc>
        <w:tc>
          <w:tcPr>
            <w:tcW w:w="3730"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6A381DE7" w14:textId="77777777">
            <w:pPr>
              <w:jc w:val="both"/>
              <w:rPr>
                <w:rFonts w:asciiTheme="minorHAnsi" w:hAnsiTheme="minorHAnsi" w:cstheme="minorBidi"/>
              </w:rPr>
            </w:pPr>
            <w:r w:rsidRPr="6B7748DC">
              <w:rPr>
                <w:rFonts w:asciiTheme="minorHAnsi" w:hAnsiTheme="minorHAnsi" w:cstheme="minorBidi"/>
              </w:rPr>
              <w:t>  Design, Coding, Documentation</w:t>
            </w:r>
          </w:p>
          <w:p w:rsidRPr="00EB157F" w:rsidR="0042501D" w:rsidP="6B7748DC" w:rsidRDefault="59D8C99A" w14:paraId="05E022EE" w14:textId="77777777">
            <w:pPr>
              <w:jc w:val="both"/>
              <w:rPr>
                <w:rFonts w:asciiTheme="minorHAnsi" w:hAnsiTheme="minorHAnsi" w:cstheme="minorBidi"/>
              </w:rPr>
            </w:pPr>
            <w:r w:rsidRPr="6B7748DC">
              <w:rPr>
                <w:rFonts w:asciiTheme="minorHAnsi" w:hAnsiTheme="minorHAnsi" w:cstheme="minorBidi"/>
              </w:rPr>
              <w:t>Creating game assets</w:t>
            </w:r>
          </w:p>
        </w:tc>
      </w:tr>
      <w:tr w:rsidRPr="00EB157F" w:rsidR="00436837" w:rsidTr="6B7748DC" w14:paraId="0AEE5878" w14:textId="77777777">
        <w:trPr>
          <w:tblCellSpacing w:w="15" w:type="dxa"/>
        </w:trPr>
        <w:tc>
          <w:tcPr>
            <w:tcW w:w="2336"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1B6EFD57" w14:textId="77777777">
            <w:pPr>
              <w:jc w:val="both"/>
              <w:rPr>
                <w:rFonts w:asciiTheme="minorHAnsi" w:hAnsiTheme="minorHAnsi" w:cstheme="minorBidi"/>
              </w:rPr>
            </w:pPr>
            <w:r w:rsidRPr="6B7748DC">
              <w:rPr>
                <w:rFonts w:asciiTheme="minorHAnsi" w:hAnsiTheme="minorHAnsi" w:cstheme="minorBidi"/>
              </w:rPr>
              <w:t> Matthew O’Rourke</w:t>
            </w:r>
          </w:p>
          <w:p w:rsidRPr="00EB157F" w:rsidR="0042501D" w:rsidP="6B7748DC" w:rsidRDefault="59D8C99A" w14:paraId="0BF9ABDB" w14:textId="77777777">
            <w:pPr>
              <w:jc w:val="both"/>
              <w:rPr>
                <w:rFonts w:asciiTheme="minorHAnsi" w:hAnsiTheme="minorHAnsi" w:cstheme="minorBidi"/>
              </w:rPr>
            </w:pPr>
            <w:r w:rsidRPr="6B7748DC">
              <w:rPr>
                <w:rFonts w:asciiTheme="minorHAnsi" w:hAnsiTheme="minorHAnsi" w:cstheme="minorBidi"/>
              </w:rPr>
              <w:t>Bourke</w:t>
            </w:r>
          </w:p>
        </w:tc>
        <w:tc>
          <w:tcPr>
            <w:tcW w:w="2343"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0442B259" w14:textId="77777777">
            <w:pPr>
              <w:jc w:val="both"/>
              <w:rPr>
                <w:rFonts w:asciiTheme="minorHAnsi" w:hAnsiTheme="minorHAnsi" w:cstheme="minorBidi"/>
              </w:rPr>
            </w:pPr>
            <w:r w:rsidRPr="6B7748DC">
              <w:rPr>
                <w:rFonts w:asciiTheme="minorHAnsi" w:hAnsiTheme="minorHAnsi" w:cstheme="minorBidi"/>
              </w:rPr>
              <w:t>Developer</w:t>
            </w:r>
          </w:p>
          <w:p w:rsidRPr="00EB157F" w:rsidR="0042501D" w:rsidP="6B7748DC" w:rsidRDefault="59D8C99A" w14:paraId="0DC0C63E" w14:textId="77777777">
            <w:pPr>
              <w:jc w:val="both"/>
              <w:rPr>
                <w:rFonts w:asciiTheme="minorHAnsi" w:hAnsiTheme="minorHAnsi" w:cstheme="minorBidi"/>
              </w:rPr>
            </w:pPr>
            <w:r w:rsidRPr="6B7748DC">
              <w:rPr>
                <w:rFonts w:asciiTheme="minorHAnsi" w:hAnsiTheme="minorHAnsi" w:cstheme="minorBidi"/>
              </w:rPr>
              <w:t>Project Manager</w:t>
            </w:r>
          </w:p>
        </w:tc>
        <w:tc>
          <w:tcPr>
            <w:tcW w:w="2932"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3781FE0F" w14:textId="77777777">
            <w:pPr>
              <w:jc w:val="both"/>
              <w:rPr>
                <w:rFonts w:asciiTheme="minorHAnsi" w:hAnsiTheme="minorHAnsi" w:cstheme="minorBidi"/>
              </w:rPr>
            </w:pPr>
            <w:r w:rsidRPr="6B7748DC">
              <w:rPr>
                <w:rFonts w:asciiTheme="minorHAnsi" w:hAnsiTheme="minorHAnsi" w:cstheme="minorBidi"/>
              </w:rPr>
              <w:t> K00287407@student.tus.ie</w:t>
            </w:r>
          </w:p>
        </w:tc>
        <w:tc>
          <w:tcPr>
            <w:tcW w:w="3730"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10FC4E82" w14:textId="77777777">
            <w:pPr>
              <w:jc w:val="both"/>
              <w:rPr>
                <w:rFonts w:asciiTheme="minorHAnsi" w:hAnsiTheme="minorHAnsi" w:cstheme="minorBidi"/>
              </w:rPr>
            </w:pPr>
            <w:r w:rsidRPr="6B7748DC">
              <w:rPr>
                <w:rFonts w:asciiTheme="minorHAnsi" w:hAnsiTheme="minorHAnsi" w:cstheme="minorBidi"/>
              </w:rPr>
              <w:t>  Design, Coding, Documentation.</w:t>
            </w:r>
          </w:p>
          <w:p w:rsidRPr="00EB157F" w:rsidR="0042501D" w:rsidP="6B7748DC" w:rsidRDefault="59D8C99A" w14:paraId="3A5C8886" w14:textId="77777777">
            <w:pPr>
              <w:jc w:val="both"/>
              <w:rPr>
                <w:rFonts w:asciiTheme="minorHAnsi" w:hAnsiTheme="minorHAnsi" w:cstheme="minorBidi"/>
              </w:rPr>
            </w:pPr>
            <w:r w:rsidRPr="6B7748DC">
              <w:rPr>
                <w:rFonts w:asciiTheme="minorHAnsi" w:hAnsiTheme="minorHAnsi" w:cstheme="minorBidi"/>
              </w:rPr>
              <w:t>Project management of the sprints, allocating tasks.</w:t>
            </w:r>
          </w:p>
        </w:tc>
      </w:tr>
      <w:tr w:rsidRPr="00EB157F" w:rsidR="00436837" w:rsidTr="6B7748DC" w14:paraId="01E8B8B1" w14:textId="77777777">
        <w:trPr>
          <w:tblCellSpacing w:w="15" w:type="dxa"/>
        </w:trPr>
        <w:tc>
          <w:tcPr>
            <w:tcW w:w="2336"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74C4BA9F" w14:textId="77777777">
            <w:pPr>
              <w:jc w:val="both"/>
              <w:rPr>
                <w:rFonts w:asciiTheme="minorHAnsi" w:hAnsiTheme="minorHAnsi" w:cstheme="minorBidi"/>
              </w:rPr>
            </w:pPr>
            <w:r w:rsidRPr="6B7748DC">
              <w:rPr>
                <w:rFonts w:asciiTheme="minorHAnsi" w:hAnsiTheme="minorHAnsi" w:cstheme="minorBidi"/>
              </w:rPr>
              <w:t> Corey O’Brien</w:t>
            </w:r>
          </w:p>
        </w:tc>
        <w:tc>
          <w:tcPr>
            <w:tcW w:w="2343"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3A386D75" w14:textId="77777777">
            <w:pPr>
              <w:jc w:val="both"/>
              <w:rPr>
                <w:rFonts w:asciiTheme="minorHAnsi" w:hAnsiTheme="minorHAnsi" w:cstheme="minorBidi"/>
              </w:rPr>
            </w:pPr>
            <w:r w:rsidRPr="6B7748DC">
              <w:rPr>
                <w:rFonts w:asciiTheme="minorHAnsi" w:hAnsiTheme="minorHAnsi" w:cstheme="minorBidi"/>
              </w:rPr>
              <w:t>Developer</w:t>
            </w:r>
          </w:p>
          <w:p w:rsidRPr="00EB157F" w:rsidR="0042501D" w:rsidP="6B7748DC" w:rsidRDefault="59D8C99A" w14:paraId="21CBF98C" w14:textId="77777777">
            <w:pPr>
              <w:jc w:val="both"/>
              <w:rPr>
                <w:rFonts w:asciiTheme="minorHAnsi" w:hAnsiTheme="minorHAnsi" w:cstheme="minorBidi"/>
              </w:rPr>
            </w:pPr>
            <w:r w:rsidRPr="6B7748DC">
              <w:rPr>
                <w:rFonts w:asciiTheme="minorHAnsi" w:hAnsiTheme="minorHAnsi" w:cstheme="minorBidi"/>
              </w:rPr>
              <w:t>Technical Infrastructural Engineer</w:t>
            </w:r>
          </w:p>
        </w:tc>
        <w:tc>
          <w:tcPr>
            <w:tcW w:w="2932"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293133BF" w14:textId="77777777">
            <w:pPr>
              <w:jc w:val="both"/>
              <w:rPr>
                <w:rFonts w:asciiTheme="minorHAnsi" w:hAnsiTheme="minorHAnsi" w:cstheme="minorBidi"/>
              </w:rPr>
            </w:pPr>
            <w:r w:rsidRPr="6B7748DC">
              <w:rPr>
                <w:rFonts w:asciiTheme="minorHAnsi" w:hAnsiTheme="minorHAnsi" w:cstheme="minorBidi"/>
              </w:rPr>
              <w:t> K00284626@student.tus.ie</w:t>
            </w:r>
          </w:p>
        </w:tc>
        <w:tc>
          <w:tcPr>
            <w:tcW w:w="3730" w:type="dxa"/>
            <w:tcBorders>
              <w:top w:val="single" w:color="auto" w:sz="4" w:space="0"/>
              <w:left w:val="single" w:color="auto" w:sz="4" w:space="0"/>
              <w:bottom w:val="single" w:color="auto" w:sz="4" w:space="0"/>
              <w:right w:val="single" w:color="auto" w:sz="4" w:space="0"/>
            </w:tcBorders>
            <w:vAlign w:val="center"/>
            <w:hideMark/>
          </w:tcPr>
          <w:p w:rsidRPr="00EB157F" w:rsidR="0042501D" w:rsidP="6B7748DC" w:rsidRDefault="59D8C99A" w14:paraId="5F9AEF97" w14:textId="77777777">
            <w:pPr>
              <w:jc w:val="both"/>
              <w:rPr>
                <w:rFonts w:asciiTheme="minorHAnsi" w:hAnsiTheme="minorHAnsi" w:cstheme="minorBidi"/>
              </w:rPr>
            </w:pPr>
            <w:r w:rsidRPr="6B7748DC">
              <w:rPr>
                <w:rFonts w:asciiTheme="minorHAnsi" w:hAnsiTheme="minorHAnsi" w:cstheme="minorBidi"/>
              </w:rPr>
              <w:t>  Design, Coding, Documentation.</w:t>
            </w:r>
          </w:p>
          <w:p w:rsidRPr="00EB157F" w:rsidR="0042501D" w:rsidP="6B7748DC" w:rsidRDefault="59D8C99A" w14:paraId="55E65F74" w14:textId="77777777">
            <w:pPr>
              <w:jc w:val="both"/>
              <w:rPr>
                <w:rFonts w:asciiTheme="minorHAnsi" w:hAnsiTheme="minorHAnsi" w:cstheme="minorBidi"/>
              </w:rPr>
            </w:pPr>
            <w:r w:rsidRPr="6B7748DC">
              <w:rPr>
                <w:rFonts w:asciiTheme="minorHAnsi" w:hAnsiTheme="minorHAnsi" w:cstheme="minorBidi"/>
              </w:rPr>
              <w:t>Create the technical drawings for the game.</w:t>
            </w:r>
          </w:p>
        </w:tc>
      </w:tr>
    </w:tbl>
    <w:p w:rsidRPr="006F443A" w:rsidR="0042501D" w:rsidP="6B7748DC" w:rsidRDefault="0042501D" w14:paraId="5801FFB8" w14:textId="77777777">
      <w:pPr>
        <w:spacing w:before="120" w:after="120"/>
        <w:jc w:val="both"/>
        <w:rPr>
          <w:i/>
          <w:iCs/>
        </w:rPr>
      </w:pPr>
    </w:p>
    <w:p w:rsidR="0042501D" w:rsidP="6B7748DC" w:rsidRDefault="0042501D" w14:paraId="5FBC1022" w14:textId="77777777">
      <w:pPr>
        <w:jc w:val="both"/>
      </w:pPr>
    </w:p>
    <w:p w:rsidRPr="00AB1178" w:rsidR="0042501D" w:rsidP="6B7748DC" w:rsidRDefault="59D8C99A" w14:paraId="4CC3D479" w14:textId="77777777">
      <w:pPr>
        <w:pStyle w:val="Heading1"/>
        <w:numPr>
          <w:ilvl w:val="0"/>
          <w:numId w:val="5"/>
        </w:numPr>
        <w:tabs>
          <w:tab w:val="num" w:pos="360"/>
        </w:tabs>
        <w:ind w:left="0" w:firstLine="0"/>
        <w:jc w:val="both"/>
        <w:rPr>
          <w:sz w:val="28"/>
          <w:szCs w:val="28"/>
        </w:rPr>
      </w:pPr>
      <w:bookmarkStart w:name="_Toc434332608" w:id="16"/>
      <w:bookmarkStart w:name="_Toc183102986" w:id="17"/>
      <w:r w:rsidRPr="6B7748DC">
        <w:rPr>
          <w:sz w:val="28"/>
          <w:szCs w:val="28"/>
        </w:rPr>
        <w:t>Problem Definition and Background</w:t>
      </w:r>
      <w:bookmarkEnd w:id="16"/>
      <w:bookmarkEnd w:id="17"/>
    </w:p>
    <w:p w:rsidRPr="00883EDF" w:rsidR="0042501D" w:rsidP="6B7748DC" w:rsidRDefault="59D8C99A" w14:paraId="14921FAC" w14:textId="77777777">
      <w:pPr>
        <w:pStyle w:val="Heading2"/>
        <w:numPr>
          <w:ilvl w:val="1"/>
          <w:numId w:val="5"/>
        </w:numPr>
        <w:tabs>
          <w:tab w:val="num" w:pos="360"/>
        </w:tabs>
        <w:ind w:left="0" w:firstLine="0"/>
        <w:jc w:val="both"/>
        <w:rPr>
          <w:rFonts w:asciiTheme="minorHAnsi" w:hAnsiTheme="minorHAnsi" w:cstheme="minorBidi"/>
        </w:rPr>
      </w:pPr>
      <w:bookmarkStart w:name="_Toc183102987" w:id="18"/>
      <w:r w:rsidRPr="6B7748DC">
        <w:rPr>
          <w:rFonts w:asciiTheme="minorHAnsi" w:hAnsiTheme="minorHAnsi" w:cstheme="minorBidi"/>
        </w:rPr>
        <w:t>Background</w:t>
      </w:r>
      <w:bookmarkEnd w:id="18"/>
    </w:p>
    <w:p w:rsidRPr="00EB157F" w:rsidR="0042501D" w:rsidP="6B7748DC" w:rsidRDefault="59D8C99A" w14:paraId="44D5C008" w14:textId="6A00A19F">
      <w:pPr>
        <w:jc w:val="both"/>
        <w:rPr>
          <w:rFonts w:asciiTheme="minorHAnsi" w:hAnsiTheme="minorHAnsi" w:cstheme="minorBidi"/>
        </w:rPr>
      </w:pPr>
      <w:r w:rsidRPr="6B7748DC">
        <w:rPr>
          <w:rFonts w:asciiTheme="minorHAnsi" w:hAnsiTheme="minorHAnsi" w:cstheme="minorBidi"/>
        </w:rPr>
        <w:t>The background information for the game comes from ideas conjured from other games. Influences for this game come from other games such as ‘Returnal’, and ‘Astroneer’. These games are included here as they are in the same genre as the game being created, that of the rogue</w:t>
      </w:r>
      <w:r w:rsidR="00C70763">
        <w:rPr>
          <w:rFonts w:asciiTheme="minorHAnsi" w:hAnsiTheme="minorHAnsi" w:cstheme="minorBidi"/>
        </w:rPr>
        <w:t>-</w:t>
      </w:r>
      <w:r w:rsidRPr="6B7748DC">
        <w:rPr>
          <w:rFonts w:asciiTheme="minorHAnsi" w:hAnsiTheme="minorHAnsi" w:cstheme="minorBidi"/>
        </w:rPr>
        <w:t xml:space="preserve">like genre. </w:t>
      </w:r>
    </w:p>
    <w:p w:rsidR="0042501D" w:rsidP="00E61362" w:rsidRDefault="59D8C99A" w14:paraId="20F87D8B" w14:textId="330DD025">
      <w:pPr>
        <w:jc w:val="both"/>
        <w:rPr>
          <w:rFonts w:asciiTheme="minorHAnsi" w:hAnsiTheme="minorHAnsi" w:cstheme="minorBidi"/>
        </w:rPr>
      </w:pPr>
      <w:r w:rsidRPr="6B7748DC">
        <w:rPr>
          <w:rFonts w:asciiTheme="minorHAnsi" w:hAnsiTheme="minorHAnsi" w:cstheme="minorBidi"/>
        </w:rPr>
        <w:t xml:space="preserve">The </w:t>
      </w:r>
      <w:r w:rsidR="00ED26D0">
        <w:rPr>
          <w:rFonts w:asciiTheme="minorHAnsi" w:hAnsiTheme="minorHAnsi" w:cstheme="minorBidi"/>
        </w:rPr>
        <w:t>‘</w:t>
      </w:r>
      <w:r w:rsidR="00333092">
        <w:rPr>
          <w:rFonts w:asciiTheme="minorHAnsi" w:hAnsiTheme="minorHAnsi" w:cstheme="minorBidi"/>
        </w:rPr>
        <w:t>PacMan</w:t>
      </w:r>
      <w:r w:rsidR="00ED26D0">
        <w:rPr>
          <w:rFonts w:asciiTheme="minorHAnsi" w:hAnsiTheme="minorHAnsi" w:cstheme="minorBidi"/>
        </w:rPr>
        <w:t>’</w:t>
      </w:r>
      <w:r w:rsidRPr="6B7748DC">
        <w:rPr>
          <w:rFonts w:asciiTheme="minorHAnsi" w:hAnsiTheme="minorHAnsi" w:cstheme="minorBidi"/>
        </w:rPr>
        <w:t xml:space="preserve"> game is what will be used as a starting point for the code. This will provide some of the basis for the </w:t>
      </w:r>
      <w:r w:rsidR="00333092">
        <w:rPr>
          <w:rFonts w:asciiTheme="minorHAnsi" w:hAnsiTheme="minorHAnsi" w:cstheme="minorBidi"/>
        </w:rPr>
        <w:t xml:space="preserve">map </w:t>
      </w:r>
      <w:r w:rsidRPr="6B7748DC">
        <w:rPr>
          <w:rFonts w:asciiTheme="minorHAnsi" w:hAnsiTheme="minorHAnsi" w:cstheme="minorBidi"/>
        </w:rPr>
        <w:t xml:space="preserve">code, in </w:t>
      </w:r>
      <w:r w:rsidR="00D270C5">
        <w:rPr>
          <w:rFonts w:asciiTheme="minorHAnsi" w:hAnsiTheme="minorHAnsi" w:cstheme="minorBidi"/>
        </w:rPr>
        <w:t xml:space="preserve">that the map can be changed </w:t>
      </w:r>
      <w:r w:rsidR="00311F1B">
        <w:rPr>
          <w:rFonts w:asciiTheme="minorHAnsi" w:hAnsiTheme="minorHAnsi" w:cstheme="minorBidi"/>
        </w:rPr>
        <w:t>using a text file</w:t>
      </w:r>
      <w:r w:rsidRPr="6B7748DC">
        <w:rPr>
          <w:rFonts w:asciiTheme="minorHAnsi" w:hAnsiTheme="minorHAnsi" w:cstheme="minorBidi"/>
        </w:rPr>
        <w:t xml:space="preserve">. </w:t>
      </w:r>
      <w:r w:rsidR="00903314">
        <w:rPr>
          <w:rFonts w:asciiTheme="minorHAnsi" w:hAnsiTheme="minorHAnsi" w:cstheme="minorBidi"/>
        </w:rPr>
        <w:t xml:space="preserve">The code utilises a sprite sheet which </w:t>
      </w:r>
      <w:r w:rsidR="003571BF">
        <w:rPr>
          <w:rFonts w:asciiTheme="minorHAnsi" w:hAnsiTheme="minorHAnsi" w:cstheme="minorBidi"/>
        </w:rPr>
        <w:t>is then easy to</w:t>
      </w:r>
      <w:r w:rsidR="00E33253">
        <w:rPr>
          <w:rFonts w:asciiTheme="minorHAnsi" w:hAnsiTheme="minorHAnsi" w:cstheme="minorBidi"/>
        </w:rPr>
        <w:t xml:space="preserve"> change to</w:t>
      </w:r>
      <w:r w:rsidR="003571BF">
        <w:rPr>
          <w:rFonts w:asciiTheme="minorHAnsi" w:hAnsiTheme="minorHAnsi" w:cstheme="minorBidi"/>
        </w:rPr>
        <w:t xml:space="preserve"> the intended sprites to be used in the game. </w:t>
      </w:r>
      <w:r w:rsidR="008C53E8">
        <w:rPr>
          <w:rFonts w:asciiTheme="minorHAnsi" w:hAnsiTheme="minorHAnsi" w:cstheme="minorBidi"/>
        </w:rPr>
        <w:t xml:space="preserve">This starting code also helps </w:t>
      </w:r>
      <w:r w:rsidR="00903314">
        <w:rPr>
          <w:rFonts w:asciiTheme="minorHAnsi" w:hAnsiTheme="minorHAnsi" w:cstheme="minorBidi"/>
        </w:rPr>
        <w:t xml:space="preserve">with having pre-made enemies </w:t>
      </w:r>
      <w:r w:rsidR="00E33253">
        <w:rPr>
          <w:rFonts w:asciiTheme="minorHAnsi" w:hAnsiTheme="minorHAnsi" w:cstheme="minorBidi"/>
        </w:rPr>
        <w:t>that are scripted to follow the player</w:t>
      </w:r>
      <w:r w:rsidRPr="6B7748DC">
        <w:rPr>
          <w:rFonts w:asciiTheme="minorHAnsi" w:hAnsiTheme="minorHAnsi" w:cstheme="minorBidi"/>
        </w:rPr>
        <w:t>.</w:t>
      </w:r>
    </w:p>
    <w:p w:rsidRPr="00EB157F" w:rsidR="00B6520A" w:rsidP="6B7748DC" w:rsidRDefault="00E61362" w14:paraId="3E8434CA" w14:textId="2862BDC3">
      <w:pPr>
        <w:keepNext/>
        <w:jc w:val="both"/>
        <w:rPr>
          <w:rFonts w:asciiTheme="minorHAnsi" w:hAnsiTheme="minorHAnsi" w:cstheme="minorBidi"/>
        </w:rPr>
      </w:pPr>
      <w:r w:rsidRPr="00E61362">
        <w:rPr>
          <w:rFonts w:asciiTheme="minorHAnsi" w:hAnsiTheme="minorHAnsi" w:cstheme="minorBidi"/>
          <w:noProof/>
        </w:rPr>
        <w:drawing>
          <wp:inline distT="0" distB="0" distL="0" distR="0" wp14:anchorId="6F16B409" wp14:editId="4CC0D4A2">
            <wp:extent cx="5732145" cy="3223260"/>
            <wp:effectExtent l="0" t="0" r="1905" b="0"/>
            <wp:docPr id="1354388801" name="Picture 1" descr="A video game with a blue square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8801" name="Picture 1" descr="A video game with a blue square with a black background&#10;&#10;Description automatically generated with medium confidence"/>
                    <pic:cNvPicPr/>
                  </pic:nvPicPr>
                  <pic:blipFill>
                    <a:blip r:embed="rId9"/>
                    <a:stretch>
                      <a:fillRect/>
                    </a:stretch>
                  </pic:blipFill>
                  <pic:spPr>
                    <a:xfrm>
                      <a:off x="0" y="0"/>
                      <a:ext cx="5732145" cy="3223260"/>
                    </a:xfrm>
                    <a:prstGeom prst="rect">
                      <a:avLst/>
                    </a:prstGeom>
                  </pic:spPr>
                </pic:pic>
              </a:graphicData>
            </a:graphic>
          </wp:inline>
        </w:drawing>
      </w:r>
    </w:p>
    <w:p w:rsidRPr="00EB157F" w:rsidR="0042501D" w:rsidP="0042501D" w:rsidRDefault="0042501D" w14:paraId="77F4F4B7" w14:textId="2040DD10">
      <w:pPr>
        <w:pStyle w:val="Caption"/>
        <w:jc w:val="both"/>
        <w:rPr>
          <w:rFonts w:asciiTheme="minorHAnsi" w:hAnsiTheme="minorHAnsi" w:cstheme="minorHAnsi"/>
          <w:sz w:val="16"/>
          <w:szCs w:val="16"/>
        </w:rPr>
      </w:pPr>
      <w:r w:rsidRPr="00EB157F">
        <w:rPr>
          <w:rFonts w:asciiTheme="minorHAnsi" w:hAnsiTheme="minorHAnsi" w:cstheme="minorHAnsi"/>
          <w:sz w:val="16"/>
          <w:szCs w:val="16"/>
        </w:rPr>
        <w:t xml:space="preserve">Figure </w:t>
      </w:r>
      <w:r w:rsidRPr="00EB157F">
        <w:rPr>
          <w:rFonts w:asciiTheme="minorHAnsi" w:hAnsiTheme="minorHAnsi" w:cstheme="minorHAnsi"/>
          <w:sz w:val="16"/>
          <w:szCs w:val="16"/>
        </w:rPr>
        <w:fldChar w:fldCharType="begin"/>
      </w:r>
      <w:r w:rsidRPr="00EB157F">
        <w:rPr>
          <w:rFonts w:asciiTheme="minorHAnsi" w:hAnsiTheme="minorHAnsi" w:cstheme="minorHAnsi"/>
          <w:sz w:val="16"/>
          <w:szCs w:val="16"/>
        </w:rPr>
        <w:instrText xml:space="preserve"> SEQ Figure \* ARABIC </w:instrText>
      </w:r>
      <w:r w:rsidRPr="00EB157F">
        <w:rPr>
          <w:rFonts w:asciiTheme="minorHAnsi" w:hAnsiTheme="minorHAnsi" w:cstheme="minorHAnsi"/>
          <w:sz w:val="16"/>
          <w:szCs w:val="16"/>
        </w:rPr>
        <w:fldChar w:fldCharType="separate"/>
      </w:r>
      <w:r w:rsidRPr="00EB157F">
        <w:rPr>
          <w:rFonts w:asciiTheme="minorHAnsi" w:hAnsiTheme="minorHAnsi" w:cstheme="minorHAnsi"/>
          <w:sz w:val="16"/>
          <w:szCs w:val="16"/>
        </w:rPr>
        <w:t>1</w:t>
      </w:r>
      <w:r w:rsidRPr="00EB157F">
        <w:rPr>
          <w:rFonts w:asciiTheme="minorHAnsi" w:hAnsiTheme="minorHAnsi" w:cstheme="minorHAnsi"/>
          <w:sz w:val="16"/>
          <w:szCs w:val="16"/>
        </w:rPr>
        <w:fldChar w:fldCharType="end"/>
      </w:r>
      <w:r w:rsidRPr="00EB157F">
        <w:rPr>
          <w:rFonts w:asciiTheme="minorHAnsi" w:hAnsiTheme="minorHAnsi" w:cstheme="minorHAnsi"/>
          <w:sz w:val="16"/>
          <w:szCs w:val="16"/>
        </w:rPr>
        <w:t xml:space="preserve">: </w:t>
      </w:r>
      <w:r w:rsidR="00E61362">
        <w:rPr>
          <w:rFonts w:asciiTheme="minorHAnsi" w:hAnsiTheme="minorHAnsi" w:cstheme="minorHAnsi"/>
          <w:sz w:val="16"/>
          <w:szCs w:val="16"/>
        </w:rPr>
        <w:t>Pac Man Game</w:t>
      </w:r>
    </w:p>
    <w:p w:rsidRPr="00EB157F" w:rsidR="0042501D" w:rsidP="6B7748DC" w:rsidRDefault="0042501D" w14:paraId="0B5D0BAB" w14:textId="77777777">
      <w:pPr>
        <w:jc w:val="both"/>
        <w:rPr>
          <w:rFonts w:asciiTheme="minorHAnsi" w:hAnsiTheme="minorHAnsi" w:cstheme="minorBidi"/>
        </w:rPr>
      </w:pPr>
    </w:p>
    <w:p w:rsidRPr="00EB157F" w:rsidR="0042501D" w:rsidP="6B7748DC" w:rsidRDefault="59D8C99A" w14:paraId="0B9543EA" w14:textId="77777777">
      <w:pPr>
        <w:jc w:val="both"/>
        <w:rPr>
          <w:rFonts w:asciiTheme="minorHAnsi" w:hAnsiTheme="minorHAnsi" w:cstheme="minorBidi"/>
        </w:rPr>
      </w:pPr>
      <w:r w:rsidRPr="6B7748DC">
        <w:rPr>
          <w:rFonts w:asciiTheme="minorHAnsi" w:hAnsiTheme="minorHAnsi" w:cstheme="minorBidi"/>
        </w:rPr>
        <w:t>Research will be aimed at the user experience, AI, the user interface, game systems and narrative.</w:t>
      </w:r>
    </w:p>
    <w:p w:rsidRPr="00EB157F" w:rsidR="0042501D" w:rsidP="6B7748DC" w:rsidRDefault="59D8C99A" w14:paraId="785B2299" w14:textId="39A1778F">
      <w:pPr>
        <w:jc w:val="both"/>
        <w:rPr>
          <w:rFonts w:asciiTheme="minorHAnsi" w:hAnsiTheme="minorHAnsi" w:cstheme="minorBidi"/>
        </w:rPr>
      </w:pPr>
      <w:r w:rsidRPr="6B7748DC">
        <w:rPr>
          <w:rFonts w:asciiTheme="minorHAnsi" w:hAnsiTheme="minorHAnsi" w:cstheme="minorBidi"/>
        </w:rPr>
        <w:t xml:space="preserve">Hades is similar as it has the multiple levels concept, but it also has a shop mechanic that appears every few levels to improve the player’s weapons etc. Research will focus on how to make an angled </w:t>
      </w:r>
      <w:r w:rsidRPr="6B7748DC" w:rsidR="00220B7B">
        <w:rPr>
          <w:rFonts w:asciiTheme="minorHAnsi" w:hAnsiTheme="minorHAnsi" w:cstheme="minorBidi"/>
        </w:rPr>
        <w:t>top-down</w:t>
      </w:r>
      <w:r w:rsidRPr="6B7748DC">
        <w:rPr>
          <w:rFonts w:asciiTheme="minorHAnsi" w:hAnsiTheme="minorHAnsi" w:cstheme="minorBidi"/>
        </w:rPr>
        <w:t xml:space="preserve"> shooter similar to Hades.</w:t>
      </w:r>
    </w:p>
    <w:p w:rsidRPr="00EB157F" w:rsidR="0042501D" w:rsidP="6B7748DC" w:rsidRDefault="59D8C99A" w14:paraId="5B4B496E" w14:textId="77777777">
      <w:pPr>
        <w:keepNext/>
        <w:jc w:val="both"/>
        <w:rPr>
          <w:rFonts w:asciiTheme="minorHAnsi" w:hAnsiTheme="minorHAnsi" w:cstheme="minorBidi"/>
        </w:rPr>
      </w:pPr>
      <w:r>
        <w:rPr>
          <w:noProof/>
        </w:rPr>
        <w:drawing>
          <wp:inline distT="0" distB="0" distL="0" distR="0" wp14:anchorId="232CB832" wp14:editId="0568F066">
            <wp:extent cx="5267325" cy="2971549"/>
            <wp:effectExtent l="0" t="0" r="0" b="0"/>
            <wp:docPr id="403861631" name="Picture 40386163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861631"/>
                    <pic:cNvPicPr/>
                  </pic:nvPicPr>
                  <pic:blipFill>
                    <a:blip r:embed="rId10">
                      <a:extLst>
                        <a:ext uri="{28A0092B-C50C-407E-A947-70E740481C1C}">
                          <a14:useLocalDpi xmlns:a14="http://schemas.microsoft.com/office/drawing/2010/main" val="0"/>
                        </a:ext>
                      </a:extLst>
                    </a:blip>
                    <a:stretch>
                      <a:fillRect/>
                    </a:stretch>
                  </pic:blipFill>
                  <pic:spPr>
                    <a:xfrm>
                      <a:off x="0" y="0"/>
                      <a:ext cx="5267325" cy="2971549"/>
                    </a:xfrm>
                    <a:prstGeom prst="rect">
                      <a:avLst/>
                    </a:prstGeom>
                  </pic:spPr>
                </pic:pic>
              </a:graphicData>
            </a:graphic>
          </wp:inline>
        </w:drawing>
      </w:r>
    </w:p>
    <w:p w:rsidRPr="00EB157F" w:rsidR="0042501D" w:rsidP="0042501D" w:rsidRDefault="0042501D" w14:paraId="724CF8EB" w14:textId="77777777">
      <w:pPr>
        <w:pStyle w:val="Caption"/>
        <w:jc w:val="both"/>
        <w:rPr>
          <w:rFonts w:asciiTheme="minorHAnsi" w:hAnsiTheme="minorHAnsi" w:cstheme="minorHAnsi"/>
          <w:sz w:val="16"/>
          <w:szCs w:val="16"/>
        </w:rPr>
      </w:pPr>
      <w:r w:rsidRPr="00EB157F">
        <w:rPr>
          <w:rFonts w:asciiTheme="minorHAnsi" w:hAnsiTheme="minorHAnsi" w:cstheme="minorHAnsi"/>
          <w:sz w:val="16"/>
          <w:szCs w:val="16"/>
        </w:rPr>
        <w:t xml:space="preserve">Figure </w:t>
      </w:r>
      <w:r w:rsidRPr="00EB157F">
        <w:rPr>
          <w:rFonts w:asciiTheme="minorHAnsi" w:hAnsiTheme="minorHAnsi" w:cstheme="minorHAnsi"/>
          <w:sz w:val="16"/>
          <w:szCs w:val="16"/>
        </w:rPr>
        <w:fldChar w:fldCharType="begin"/>
      </w:r>
      <w:r w:rsidRPr="00EB157F">
        <w:rPr>
          <w:rFonts w:asciiTheme="minorHAnsi" w:hAnsiTheme="minorHAnsi" w:cstheme="minorHAnsi"/>
          <w:sz w:val="16"/>
          <w:szCs w:val="16"/>
        </w:rPr>
        <w:instrText xml:space="preserve"> SEQ Figure \* ARABIC </w:instrText>
      </w:r>
      <w:r w:rsidRPr="00EB157F">
        <w:rPr>
          <w:rFonts w:asciiTheme="minorHAnsi" w:hAnsiTheme="minorHAnsi" w:cstheme="minorHAnsi"/>
          <w:sz w:val="16"/>
          <w:szCs w:val="16"/>
        </w:rPr>
        <w:fldChar w:fldCharType="separate"/>
      </w:r>
      <w:r w:rsidRPr="00EB157F">
        <w:rPr>
          <w:rFonts w:asciiTheme="minorHAnsi" w:hAnsiTheme="minorHAnsi" w:cstheme="minorHAnsi"/>
          <w:sz w:val="16"/>
          <w:szCs w:val="16"/>
        </w:rPr>
        <w:t>2</w:t>
      </w:r>
      <w:r w:rsidRPr="00EB157F">
        <w:rPr>
          <w:rFonts w:asciiTheme="minorHAnsi" w:hAnsiTheme="minorHAnsi" w:cstheme="minorHAnsi"/>
          <w:sz w:val="16"/>
          <w:szCs w:val="16"/>
        </w:rPr>
        <w:fldChar w:fldCharType="end"/>
      </w:r>
      <w:r w:rsidRPr="00EB157F">
        <w:rPr>
          <w:rFonts w:asciiTheme="minorHAnsi" w:hAnsiTheme="minorHAnsi" w:cstheme="minorHAnsi"/>
          <w:sz w:val="16"/>
          <w:szCs w:val="16"/>
        </w:rPr>
        <w:t>: Hades</w:t>
      </w:r>
    </w:p>
    <w:p w:rsidRPr="00EB157F" w:rsidR="0042501D" w:rsidP="6B7748DC" w:rsidRDefault="0042501D" w14:paraId="0DF64829" w14:textId="77777777">
      <w:pPr>
        <w:jc w:val="both"/>
        <w:rPr>
          <w:rFonts w:asciiTheme="minorHAnsi" w:hAnsiTheme="minorHAnsi" w:cstheme="minorBidi"/>
        </w:rPr>
      </w:pPr>
    </w:p>
    <w:p w:rsidRPr="00EB157F" w:rsidR="0042501D" w:rsidP="6B7748DC" w:rsidRDefault="0042501D" w14:paraId="3C3AF8E1" w14:textId="77777777">
      <w:pPr>
        <w:jc w:val="both"/>
        <w:rPr>
          <w:rFonts w:asciiTheme="minorHAnsi" w:hAnsiTheme="minorHAnsi" w:cstheme="minorBidi"/>
        </w:rPr>
      </w:pPr>
    </w:p>
    <w:p w:rsidRPr="00EB157F" w:rsidR="0042501D" w:rsidP="6B7748DC" w:rsidRDefault="0042501D" w14:paraId="3D6A9B1E" w14:textId="77777777">
      <w:pPr>
        <w:jc w:val="both"/>
        <w:rPr>
          <w:rFonts w:asciiTheme="minorHAnsi" w:hAnsiTheme="minorHAnsi" w:cstheme="minorBidi"/>
        </w:rPr>
      </w:pPr>
    </w:p>
    <w:p w:rsidRPr="00EB157F" w:rsidR="0042501D" w:rsidP="6B7748DC" w:rsidRDefault="0042501D" w14:paraId="3DCD9D66" w14:textId="77777777">
      <w:pPr>
        <w:jc w:val="both"/>
        <w:rPr>
          <w:rFonts w:asciiTheme="minorHAnsi" w:hAnsiTheme="minorHAnsi" w:cstheme="minorBidi"/>
        </w:rPr>
      </w:pPr>
    </w:p>
    <w:p w:rsidRPr="00EB157F" w:rsidR="0042501D" w:rsidP="6B7748DC" w:rsidRDefault="59D8C99A" w14:paraId="141C212F" w14:textId="77777777">
      <w:pPr>
        <w:jc w:val="both"/>
        <w:rPr>
          <w:rFonts w:asciiTheme="minorHAnsi" w:hAnsiTheme="minorHAnsi" w:cstheme="minorBidi"/>
        </w:rPr>
      </w:pPr>
      <w:r w:rsidRPr="6B7748DC">
        <w:rPr>
          <w:rFonts w:asciiTheme="minorHAnsi" w:hAnsiTheme="minorHAnsi" w:cstheme="minorBidi"/>
        </w:rPr>
        <w:t>Cult of the Lamb is a game very similar to Hades in the way of combat and proceeding through multiple levels after eliminating all enemies in each level. Research here will focus on the aspect of proceeding through rounds and looking at how to prepare a top-down angle in our game:</w:t>
      </w:r>
    </w:p>
    <w:p w:rsidRPr="00EB157F" w:rsidR="0042501D" w:rsidP="6B7748DC" w:rsidRDefault="59D8C99A" w14:paraId="1631B45C" w14:textId="77777777">
      <w:pPr>
        <w:keepNext/>
        <w:jc w:val="both"/>
        <w:rPr>
          <w:rFonts w:asciiTheme="minorHAnsi" w:hAnsiTheme="minorHAnsi" w:cstheme="minorBidi"/>
        </w:rPr>
      </w:pPr>
      <w:r>
        <w:rPr>
          <w:noProof/>
        </w:rPr>
        <w:drawing>
          <wp:inline distT="0" distB="0" distL="0" distR="0" wp14:anchorId="5F78736A" wp14:editId="7F71B32D">
            <wp:extent cx="4259580" cy="2396014"/>
            <wp:effectExtent l="0" t="0" r="7620" b="4445"/>
            <wp:docPr id="1434163412" name="Picture 14341634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1634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9580" cy="2396014"/>
                    </a:xfrm>
                    <a:prstGeom prst="rect">
                      <a:avLst/>
                    </a:prstGeom>
                  </pic:spPr>
                </pic:pic>
              </a:graphicData>
            </a:graphic>
          </wp:inline>
        </w:drawing>
      </w:r>
    </w:p>
    <w:p w:rsidRPr="00EB157F" w:rsidR="0042501D" w:rsidP="0042501D" w:rsidRDefault="0042501D" w14:paraId="0BE0EE50" w14:textId="5DA8EA68">
      <w:pPr>
        <w:pStyle w:val="Caption"/>
        <w:jc w:val="both"/>
        <w:rPr>
          <w:rFonts w:asciiTheme="minorHAnsi" w:hAnsiTheme="minorHAnsi" w:cstheme="minorHAnsi"/>
          <w:sz w:val="16"/>
          <w:szCs w:val="16"/>
        </w:rPr>
      </w:pPr>
      <w:r w:rsidRPr="00EB157F">
        <w:rPr>
          <w:rFonts w:asciiTheme="minorHAnsi" w:hAnsiTheme="minorHAnsi" w:cstheme="minorHAnsi"/>
          <w:sz w:val="16"/>
          <w:szCs w:val="16"/>
        </w:rPr>
        <w:t xml:space="preserve">Figure </w:t>
      </w:r>
      <w:r w:rsidRPr="00EB157F">
        <w:rPr>
          <w:rFonts w:asciiTheme="minorHAnsi" w:hAnsiTheme="minorHAnsi" w:cstheme="minorHAnsi"/>
          <w:sz w:val="16"/>
          <w:szCs w:val="16"/>
        </w:rPr>
        <w:fldChar w:fldCharType="begin"/>
      </w:r>
      <w:r w:rsidRPr="00EB157F">
        <w:rPr>
          <w:rFonts w:asciiTheme="minorHAnsi" w:hAnsiTheme="minorHAnsi" w:cstheme="minorHAnsi"/>
          <w:sz w:val="16"/>
          <w:szCs w:val="16"/>
        </w:rPr>
        <w:instrText xml:space="preserve"> SEQ Figure \* ARABIC </w:instrText>
      </w:r>
      <w:r w:rsidRPr="00EB157F">
        <w:rPr>
          <w:rFonts w:asciiTheme="minorHAnsi" w:hAnsiTheme="minorHAnsi" w:cstheme="minorHAnsi"/>
          <w:sz w:val="16"/>
          <w:szCs w:val="16"/>
        </w:rPr>
        <w:fldChar w:fldCharType="separate"/>
      </w:r>
      <w:r w:rsidRPr="00EB157F">
        <w:rPr>
          <w:rFonts w:asciiTheme="minorHAnsi" w:hAnsiTheme="minorHAnsi" w:cstheme="minorHAnsi"/>
          <w:sz w:val="16"/>
          <w:szCs w:val="16"/>
        </w:rPr>
        <w:t>3</w:t>
      </w:r>
      <w:r w:rsidRPr="00EB157F">
        <w:rPr>
          <w:rFonts w:asciiTheme="minorHAnsi" w:hAnsiTheme="minorHAnsi" w:cstheme="minorHAnsi"/>
          <w:sz w:val="16"/>
          <w:szCs w:val="16"/>
        </w:rPr>
        <w:fldChar w:fldCharType="end"/>
      </w:r>
      <w:r w:rsidRPr="00EB157F">
        <w:rPr>
          <w:rFonts w:asciiTheme="minorHAnsi" w:hAnsiTheme="minorHAnsi" w:cstheme="minorHAnsi"/>
          <w:sz w:val="16"/>
          <w:szCs w:val="16"/>
        </w:rPr>
        <w:t xml:space="preserve">: Cult </w:t>
      </w:r>
      <w:r w:rsidRPr="00EB157F" w:rsidR="005D3EF4">
        <w:rPr>
          <w:rFonts w:asciiTheme="minorHAnsi" w:hAnsiTheme="minorHAnsi" w:cstheme="minorHAnsi"/>
          <w:sz w:val="16"/>
          <w:szCs w:val="16"/>
        </w:rPr>
        <w:t>of</w:t>
      </w:r>
      <w:r w:rsidRPr="00EB157F">
        <w:rPr>
          <w:rFonts w:asciiTheme="minorHAnsi" w:hAnsiTheme="minorHAnsi" w:cstheme="minorHAnsi"/>
          <w:sz w:val="16"/>
          <w:szCs w:val="16"/>
        </w:rPr>
        <w:t xml:space="preserve"> The Lamb</w:t>
      </w:r>
    </w:p>
    <w:p w:rsidRPr="00EB157F" w:rsidR="0042501D" w:rsidP="6B7748DC" w:rsidRDefault="0042501D" w14:paraId="4F233214" w14:textId="77777777">
      <w:pPr>
        <w:jc w:val="both"/>
        <w:rPr>
          <w:rFonts w:asciiTheme="minorHAnsi" w:hAnsiTheme="minorHAnsi" w:cstheme="minorBidi"/>
        </w:rPr>
      </w:pPr>
    </w:p>
    <w:p w:rsidRPr="00EB157F" w:rsidR="0042501D" w:rsidP="6B7748DC" w:rsidRDefault="59D8C99A" w14:paraId="1444F9E4" w14:textId="77777777">
      <w:pPr>
        <w:jc w:val="both"/>
        <w:rPr>
          <w:rFonts w:asciiTheme="minorHAnsi" w:hAnsiTheme="minorHAnsi" w:cstheme="minorBidi"/>
        </w:rPr>
      </w:pPr>
      <w:r w:rsidRPr="6B7748DC">
        <w:rPr>
          <w:rFonts w:asciiTheme="minorHAnsi" w:hAnsiTheme="minorHAnsi" w:cstheme="minorBidi"/>
        </w:rPr>
        <w:t>Inspiration for the narrative came from the game ‘Returnal’. Returnal is also about a person lost in space which is the basic plot for the proposed game. This game will be researched as to look at how to portray a space game/rogue-like properly in this context.</w:t>
      </w:r>
    </w:p>
    <w:p w:rsidRPr="00EB157F" w:rsidR="0042501D" w:rsidP="6B7748DC" w:rsidRDefault="59D8C99A" w14:paraId="35336463" w14:textId="77777777">
      <w:pPr>
        <w:keepNext/>
        <w:jc w:val="both"/>
        <w:rPr>
          <w:rFonts w:asciiTheme="minorHAnsi" w:hAnsiTheme="minorHAnsi" w:cstheme="minorBidi"/>
        </w:rPr>
      </w:pPr>
      <w:r>
        <w:rPr>
          <w:noProof/>
        </w:rPr>
        <w:drawing>
          <wp:inline distT="0" distB="0" distL="0" distR="0" wp14:anchorId="6A7561C6" wp14:editId="21F90083">
            <wp:extent cx="1478280" cy="1478280"/>
            <wp:effectExtent l="0" t="0" r="7620" b="7620"/>
            <wp:docPr id="1994313561" name="Picture 2" descr="Returnal - Exclusive PS5 Ga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inline>
        </w:drawing>
      </w:r>
    </w:p>
    <w:p w:rsidR="007B5D5C" w:rsidP="007B5D5C" w:rsidRDefault="0042501D" w14:paraId="675E3E39" w14:textId="77777777">
      <w:pPr>
        <w:pStyle w:val="Caption"/>
        <w:jc w:val="both"/>
        <w:rPr>
          <w:rFonts w:asciiTheme="minorHAnsi" w:hAnsiTheme="minorHAnsi" w:cstheme="minorHAnsi"/>
          <w:sz w:val="16"/>
          <w:szCs w:val="16"/>
        </w:rPr>
      </w:pPr>
      <w:r w:rsidRPr="00EB157F">
        <w:rPr>
          <w:rFonts w:asciiTheme="minorHAnsi" w:hAnsiTheme="minorHAnsi" w:cstheme="minorHAnsi"/>
          <w:sz w:val="16"/>
          <w:szCs w:val="16"/>
        </w:rPr>
        <w:t xml:space="preserve">Figure </w:t>
      </w:r>
      <w:r w:rsidRPr="00EB157F">
        <w:rPr>
          <w:rFonts w:asciiTheme="minorHAnsi" w:hAnsiTheme="minorHAnsi" w:cstheme="minorHAnsi"/>
          <w:sz w:val="16"/>
          <w:szCs w:val="16"/>
        </w:rPr>
        <w:fldChar w:fldCharType="begin"/>
      </w:r>
      <w:r w:rsidRPr="00EB157F">
        <w:rPr>
          <w:rFonts w:asciiTheme="minorHAnsi" w:hAnsiTheme="minorHAnsi" w:cstheme="minorHAnsi"/>
          <w:sz w:val="16"/>
          <w:szCs w:val="16"/>
        </w:rPr>
        <w:instrText xml:space="preserve"> SEQ Figure \* ARABIC </w:instrText>
      </w:r>
      <w:r w:rsidRPr="00EB157F">
        <w:rPr>
          <w:rFonts w:asciiTheme="minorHAnsi" w:hAnsiTheme="minorHAnsi" w:cstheme="minorHAnsi"/>
          <w:sz w:val="16"/>
          <w:szCs w:val="16"/>
        </w:rPr>
        <w:fldChar w:fldCharType="separate"/>
      </w:r>
      <w:r w:rsidRPr="00EB157F">
        <w:rPr>
          <w:rFonts w:asciiTheme="minorHAnsi" w:hAnsiTheme="minorHAnsi" w:cstheme="minorHAnsi"/>
          <w:sz w:val="16"/>
          <w:szCs w:val="16"/>
        </w:rPr>
        <w:t>4</w:t>
      </w:r>
      <w:r w:rsidRPr="00EB157F">
        <w:rPr>
          <w:rFonts w:asciiTheme="minorHAnsi" w:hAnsiTheme="minorHAnsi" w:cstheme="minorHAnsi"/>
          <w:sz w:val="16"/>
          <w:szCs w:val="16"/>
        </w:rPr>
        <w:fldChar w:fldCharType="end"/>
      </w:r>
      <w:r w:rsidRPr="00EB157F">
        <w:rPr>
          <w:rFonts w:asciiTheme="minorHAnsi" w:hAnsiTheme="minorHAnsi" w:cstheme="minorHAnsi"/>
          <w:sz w:val="16"/>
          <w:szCs w:val="16"/>
        </w:rPr>
        <w:t>: Returnal</w:t>
      </w:r>
    </w:p>
    <w:p w:rsidRPr="00BB2DDF" w:rsidR="0042501D" w:rsidP="007B5D5C" w:rsidRDefault="0042501D" w14:paraId="2903762B" w14:textId="5AD425CB">
      <w:pPr>
        <w:pStyle w:val="Caption"/>
        <w:jc w:val="both"/>
        <w:rPr>
          <w:rFonts w:asciiTheme="minorHAnsi" w:hAnsiTheme="minorHAnsi" w:cstheme="minorBidi"/>
          <w:b w:val="0"/>
          <w:sz w:val="24"/>
          <w:szCs w:val="24"/>
        </w:rPr>
      </w:pPr>
      <w:r>
        <w:br/>
      </w:r>
      <w:r w:rsidRPr="00BB2DDF" w:rsidR="59D8C99A">
        <w:rPr>
          <w:rFonts w:asciiTheme="minorHAnsi" w:hAnsiTheme="minorHAnsi" w:cstheme="minorBidi"/>
          <w:b w:val="0"/>
          <w:bCs/>
          <w:sz w:val="24"/>
          <w:szCs w:val="24"/>
        </w:rPr>
        <w:t xml:space="preserve">A character selection system will also be utilized like the game ‘Castle Crashers’ in that </w:t>
      </w:r>
      <w:r w:rsidRPr="00BB2DDF" w:rsidR="004D16A7">
        <w:rPr>
          <w:rFonts w:asciiTheme="minorHAnsi" w:hAnsiTheme="minorHAnsi" w:cstheme="minorBidi"/>
          <w:b w:val="0"/>
          <w:bCs/>
          <w:sz w:val="24"/>
          <w:szCs w:val="24"/>
        </w:rPr>
        <w:t>the player has the option of choosing to play from four different characters</w:t>
      </w:r>
      <w:r w:rsidRPr="00BB2DDF" w:rsidR="59D8C99A">
        <w:rPr>
          <w:rFonts w:asciiTheme="minorHAnsi" w:hAnsiTheme="minorHAnsi" w:cstheme="minorBidi"/>
          <w:b w:val="0"/>
          <w:bCs/>
          <w:sz w:val="24"/>
          <w:szCs w:val="24"/>
        </w:rPr>
        <w:t>. Research will be undergone to learn how to properly integrate a character selection system in the game.</w:t>
      </w:r>
    </w:p>
    <w:p w:rsidRPr="00EB157F" w:rsidR="0042501D" w:rsidP="00BB2DDF" w:rsidRDefault="59D8C99A" w14:paraId="161073F8" w14:textId="66E29BCD">
      <w:pPr>
        <w:jc w:val="both"/>
        <w:rPr>
          <w:rFonts w:asciiTheme="minorHAnsi" w:hAnsiTheme="minorHAnsi" w:cstheme="minorBidi"/>
        </w:rPr>
      </w:pPr>
      <w:r>
        <w:rPr>
          <w:noProof/>
        </w:rPr>
        <w:drawing>
          <wp:inline distT="0" distB="0" distL="0" distR="0" wp14:anchorId="37D07D38" wp14:editId="1C5510D9">
            <wp:extent cx="2621280" cy="1744980"/>
            <wp:effectExtent l="0" t="0" r="7620" b="7620"/>
            <wp:docPr id="103748305" name="Picture 4" descr="Castle Crashers | Heroe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621280" cy="1744980"/>
                    </a:xfrm>
                    <a:prstGeom prst="rect">
                      <a:avLst/>
                    </a:prstGeom>
                  </pic:spPr>
                </pic:pic>
              </a:graphicData>
            </a:graphic>
          </wp:inline>
        </w:drawing>
      </w:r>
    </w:p>
    <w:p w:rsidR="0042501D" w:rsidP="6B7748DC" w:rsidRDefault="0042501D" w14:paraId="103DB9C7" w14:textId="77777777">
      <w:pPr>
        <w:jc w:val="both"/>
        <w:rPr>
          <w:i/>
          <w:iCs/>
        </w:rPr>
      </w:pPr>
    </w:p>
    <w:p w:rsidRPr="00EB157F" w:rsidR="0042501D" w:rsidP="6B7748DC" w:rsidRDefault="59D8C99A" w14:paraId="2B0CC21D" w14:textId="77777777">
      <w:pPr>
        <w:pStyle w:val="Heading2"/>
        <w:numPr>
          <w:ilvl w:val="1"/>
          <w:numId w:val="5"/>
        </w:numPr>
        <w:tabs>
          <w:tab w:val="num" w:pos="360"/>
        </w:tabs>
        <w:ind w:left="0" w:firstLine="0"/>
        <w:jc w:val="both"/>
        <w:rPr>
          <w:rFonts w:asciiTheme="minorHAnsi" w:hAnsiTheme="minorHAnsi" w:cstheme="minorBidi"/>
        </w:rPr>
      </w:pPr>
      <w:bookmarkStart w:name="_Toc461718133" w:id="19"/>
      <w:bookmarkStart w:name="_Toc462319962" w:id="20"/>
      <w:bookmarkStart w:name="_Toc183102988" w:id="21"/>
      <w:r w:rsidRPr="6B7748DC">
        <w:rPr>
          <w:rFonts w:asciiTheme="minorHAnsi" w:hAnsiTheme="minorHAnsi" w:cstheme="minorBidi"/>
        </w:rPr>
        <w:t>Requirements</w:t>
      </w:r>
      <w:bookmarkEnd w:id="19"/>
      <w:bookmarkEnd w:id="20"/>
      <w:bookmarkEnd w:id="21"/>
    </w:p>
    <w:p w:rsidRPr="00EB157F" w:rsidR="0042501D" w:rsidP="6B7748DC" w:rsidRDefault="59D8C99A" w14:paraId="237F9C91" w14:textId="35D13C8F">
      <w:pPr>
        <w:jc w:val="both"/>
        <w:rPr>
          <w:rFonts w:asciiTheme="minorHAnsi" w:hAnsiTheme="minorHAnsi" w:cstheme="minorBidi"/>
        </w:rPr>
      </w:pPr>
      <w:r w:rsidRPr="6B7748DC">
        <w:rPr>
          <w:rFonts w:asciiTheme="minorHAnsi" w:hAnsiTheme="minorHAnsi" w:cstheme="minorBidi"/>
        </w:rPr>
        <w:t xml:space="preserve">The requirements regarding the user for this project may include: The user will be signed in as a guest user, there will be no log in function. The user will be greeted by a splash screen of the title, this also includes a main menu where the user can select between options </w:t>
      </w:r>
      <w:r w:rsidR="00644B41">
        <w:rPr>
          <w:rFonts w:asciiTheme="minorHAnsi" w:hAnsiTheme="minorHAnsi" w:cstheme="minorBidi"/>
        </w:rPr>
        <w:t>of</w:t>
      </w:r>
      <w:r w:rsidRPr="6B7748DC">
        <w:rPr>
          <w:rFonts w:asciiTheme="minorHAnsi" w:hAnsiTheme="minorHAnsi" w:cstheme="minorBidi"/>
        </w:rPr>
        <w:t xml:space="preserve"> play game and quit game. The user can pick play game this will provide another screen to have options to pick different characters. When a character is selected, the user can then begin playing the game. The game will require the user to defeat enemies, collect </w:t>
      </w:r>
      <w:r w:rsidR="00F20B9F">
        <w:rPr>
          <w:rFonts w:asciiTheme="minorHAnsi" w:hAnsiTheme="minorHAnsi" w:cstheme="minorBidi"/>
        </w:rPr>
        <w:t>fuses</w:t>
      </w:r>
      <w:r w:rsidRPr="6B7748DC">
        <w:rPr>
          <w:rFonts w:asciiTheme="minorHAnsi" w:hAnsiTheme="minorHAnsi" w:cstheme="minorBidi"/>
        </w:rPr>
        <w:t xml:space="preserve"> and progress through numerous levels. Each level will require the user to </w:t>
      </w:r>
      <w:r w:rsidR="008F35E0">
        <w:rPr>
          <w:rFonts w:asciiTheme="minorHAnsi" w:hAnsiTheme="minorHAnsi" w:cstheme="minorBidi"/>
        </w:rPr>
        <w:t>collect a certain number of fuses to progress</w:t>
      </w:r>
      <w:r w:rsidRPr="6B7748DC">
        <w:rPr>
          <w:rFonts w:asciiTheme="minorHAnsi" w:hAnsiTheme="minorHAnsi" w:cstheme="minorBidi"/>
        </w:rPr>
        <w:t>. When all levels are completed, the user will go back to the main menu</w:t>
      </w:r>
      <w:r w:rsidR="00770E04">
        <w:rPr>
          <w:rFonts w:asciiTheme="minorHAnsi" w:hAnsiTheme="minorHAnsi" w:cstheme="minorBidi"/>
        </w:rPr>
        <w:t>.</w:t>
      </w:r>
      <w:r w:rsidRPr="6B7748DC">
        <w:rPr>
          <w:rFonts w:asciiTheme="minorHAnsi" w:hAnsiTheme="minorHAnsi" w:cstheme="minorBidi"/>
        </w:rPr>
        <w:t xml:space="preserve"> The user also is required to press the quit game button at the main menu to exit the game.</w:t>
      </w:r>
    </w:p>
    <w:p w:rsidRPr="00EB157F" w:rsidR="0042501D" w:rsidP="6B7748DC" w:rsidRDefault="0042501D" w14:paraId="71A62BD5" w14:textId="77777777">
      <w:pPr>
        <w:jc w:val="both"/>
        <w:rPr>
          <w:rFonts w:asciiTheme="minorHAnsi" w:hAnsiTheme="minorHAnsi" w:cstheme="minorBidi"/>
        </w:rPr>
      </w:pPr>
    </w:p>
    <w:p w:rsidRPr="00EB157F" w:rsidR="0042501D" w:rsidP="6B7748DC" w:rsidRDefault="59D8C99A" w14:paraId="0EEC7D52" w14:textId="77777777">
      <w:pPr>
        <w:jc w:val="both"/>
        <w:rPr>
          <w:rFonts w:asciiTheme="minorHAnsi" w:hAnsiTheme="minorHAnsi" w:cstheme="minorBidi"/>
        </w:rPr>
      </w:pPr>
      <w:r>
        <w:rPr>
          <w:noProof/>
        </w:rPr>
        <w:drawing>
          <wp:inline distT="0" distB="0" distL="0" distR="0" wp14:anchorId="1AC9A9F2" wp14:editId="49190468">
            <wp:extent cx="3581400" cy="1796056"/>
            <wp:effectExtent l="0" t="0" r="0" b="0"/>
            <wp:docPr id="1159062989" name="Picture 1" descr="A diagram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81400" cy="1796056"/>
                    </a:xfrm>
                    <a:prstGeom prst="rect">
                      <a:avLst/>
                    </a:prstGeom>
                  </pic:spPr>
                </pic:pic>
              </a:graphicData>
            </a:graphic>
          </wp:inline>
        </w:drawing>
      </w:r>
    </w:p>
    <w:p w:rsidRPr="00EB157F" w:rsidR="0042501D" w:rsidP="6B7748DC" w:rsidRDefault="0042501D" w14:paraId="21907ED8" w14:textId="77777777">
      <w:pPr>
        <w:jc w:val="both"/>
        <w:rPr>
          <w:rFonts w:asciiTheme="minorHAnsi" w:hAnsiTheme="minorHAnsi" w:cstheme="minorBidi"/>
        </w:rPr>
      </w:pPr>
    </w:p>
    <w:p w:rsidRPr="00EB157F" w:rsidR="0042501D" w:rsidP="6B7748DC" w:rsidRDefault="59D8C99A" w14:paraId="3F5EE5F5" w14:textId="77777777">
      <w:pPr>
        <w:jc w:val="both"/>
        <w:rPr>
          <w:rFonts w:asciiTheme="minorHAnsi" w:hAnsiTheme="minorHAnsi" w:cstheme="minorBidi"/>
        </w:rPr>
      </w:pPr>
      <w:r>
        <w:rPr>
          <w:noProof/>
        </w:rPr>
        <w:drawing>
          <wp:inline distT="0" distB="0" distL="0" distR="0" wp14:anchorId="4658E412" wp14:editId="689184B7">
            <wp:extent cx="4411324" cy="1857375"/>
            <wp:effectExtent l="0" t="0" r="8890" b="0"/>
            <wp:docPr id="2484255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411324" cy="1857375"/>
                    </a:xfrm>
                    <a:prstGeom prst="rect">
                      <a:avLst/>
                    </a:prstGeom>
                  </pic:spPr>
                </pic:pic>
              </a:graphicData>
            </a:graphic>
          </wp:inline>
        </w:drawing>
      </w:r>
    </w:p>
    <w:p w:rsidRPr="00EB157F" w:rsidR="0042501D" w:rsidP="6B7748DC" w:rsidRDefault="0042501D" w14:paraId="36A8B867" w14:textId="77777777">
      <w:pPr>
        <w:jc w:val="both"/>
        <w:rPr>
          <w:rFonts w:asciiTheme="minorHAnsi" w:hAnsiTheme="minorHAnsi" w:cstheme="minorBidi"/>
        </w:rPr>
      </w:pPr>
    </w:p>
    <w:p w:rsidR="0042501D" w:rsidP="6B7748DC" w:rsidRDefault="59D8C99A" w14:paraId="01B71D71" w14:textId="77777777">
      <w:pPr>
        <w:jc w:val="both"/>
        <w:rPr>
          <w:rFonts w:asciiTheme="minorHAnsi" w:hAnsiTheme="minorHAnsi" w:cstheme="minorBidi"/>
        </w:rPr>
      </w:pPr>
      <w:r>
        <w:rPr>
          <w:noProof/>
        </w:rPr>
        <w:drawing>
          <wp:inline distT="0" distB="0" distL="0" distR="0" wp14:anchorId="37C4CE1C" wp14:editId="418947CA">
            <wp:extent cx="5019675" cy="1873260"/>
            <wp:effectExtent l="0" t="0" r="0" b="0"/>
            <wp:docPr id="14296877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19675" cy="1873260"/>
                    </a:xfrm>
                    <a:prstGeom prst="rect">
                      <a:avLst/>
                    </a:prstGeom>
                  </pic:spPr>
                </pic:pic>
              </a:graphicData>
            </a:graphic>
          </wp:inline>
        </w:drawing>
      </w:r>
    </w:p>
    <w:p w:rsidR="00C142E1" w:rsidP="6B7748DC" w:rsidRDefault="00C142E1" w14:paraId="0AF3E2BA" w14:textId="77777777">
      <w:pPr>
        <w:jc w:val="both"/>
        <w:rPr>
          <w:rFonts w:asciiTheme="minorHAnsi" w:hAnsiTheme="minorHAnsi" w:cstheme="minorBidi"/>
        </w:rPr>
      </w:pPr>
    </w:p>
    <w:p w:rsidRPr="00927F3A" w:rsidR="00C142E1" w:rsidP="6B7748DC" w:rsidRDefault="72C8E04D" w14:paraId="650F3128" w14:textId="77777777">
      <w:pPr>
        <w:pStyle w:val="Heading2"/>
        <w:jc w:val="both"/>
        <w:rPr>
          <w:rFonts w:asciiTheme="minorHAnsi" w:hAnsiTheme="minorHAnsi" w:cstheme="minorBidi"/>
          <w:sz w:val="24"/>
          <w:szCs w:val="24"/>
        </w:rPr>
      </w:pPr>
      <w:bookmarkStart w:name="_Toc183102989" w:id="22"/>
      <w:r>
        <w:t>Project Management</w:t>
      </w:r>
      <w:bookmarkEnd w:id="22"/>
      <w:r>
        <w:t xml:space="preserve"> </w:t>
      </w:r>
      <w:bookmarkStart w:name="_Toc462319970" w:id="23"/>
    </w:p>
    <w:p w:rsidR="00C142E1" w:rsidP="6B7748DC" w:rsidRDefault="72C8E04D" w14:paraId="12DDC358" w14:textId="76039849">
      <w:pPr>
        <w:pStyle w:val="Heading2"/>
        <w:numPr>
          <w:ilvl w:val="1"/>
          <w:numId w:val="7"/>
        </w:numPr>
        <w:jc w:val="both"/>
        <w:rPr>
          <w:rFonts w:asciiTheme="minorHAnsi" w:hAnsiTheme="minorHAnsi" w:cstheme="minorBidi"/>
        </w:rPr>
      </w:pPr>
      <w:bookmarkStart w:name="_Toc183102990" w:id="24"/>
      <w:r w:rsidRPr="6B7748DC">
        <w:rPr>
          <w:rFonts w:asciiTheme="minorHAnsi" w:hAnsiTheme="minorHAnsi" w:cstheme="minorBidi"/>
        </w:rPr>
        <w:t>Schedule</w:t>
      </w:r>
      <w:bookmarkEnd w:id="23"/>
      <w:bookmarkEnd w:id="24"/>
    </w:p>
    <w:p w:rsidR="00C142E1" w:rsidP="6B7748DC" w:rsidRDefault="72C8E04D" w14:paraId="609BCB74" w14:textId="77777777">
      <w:pPr>
        <w:jc w:val="both"/>
      </w:pPr>
      <w:r>
        <w:t>On the first week, our group came up with a schedule to hit all the targets of our team project. We tried to do this in a way that set realistic targets and expectations.</w:t>
      </w:r>
    </w:p>
    <w:p w:rsidRPr="006D2FB1" w:rsidR="00C142E1" w:rsidP="6B7748DC" w:rsidRDefault="72C8E04D" w14:paraId="53D8FBBA" w14:textId="77777777">
      <w:pPr>
        <w:jc w:val="both"/>
      </w:pPr>
      <w:r>
        <w:t>As time went on, we used this schedule less and less and instead, we worked down a list of features we wanted in our game.</w:t>
      </w:r>
    </w:p>
    <w:tbl>
      <w:tblPr>
        <w:tblStyle w:val="TableGrid"/>
        <w:tblW w:w="0" w:type="auto"/>
        <w:tblLook w:val="04A0" w:firstRow="1" w:lastRow="0" w:firstColumn="1" w:lastColumn="0" w:noHBand="0" w:noVBand="1"/>
      </w:tblPr>
      <w:tblGrid>
        <w:gridCol w:w="2227"/>
        <w:gridCol w:w="2251"/>
        <w:gridCol w:w="2287"/>
        <w:gridCol w:w="2252"/>
      </w:tblGrid>
      <w:tr w:rsidR="00C142E1" w:rsidTr="6B7748DC" w14:paraId="7B254070" w14:textId="77777777">
        <w:tc>
          <w:tcPr>
            <w:tcW w:w="2337" w:type="dxa"/>
          </w:tcPr>
          <w:p w:rsidR="00C142E1" w:rsidP="6B7748DC" w:rsidRDefault="72C8E04D" w14:paraId="463DFF90" w14:textId="77777777">
            <w:pPr>
              <w:rPr>
                <w:rFonts w:asciiTheme="minorHAnsi" w:hAnsiTheme="minorHAnsi" w:cstheme="minorBidi"/>
              </w:rPr>
            </w:pPr>
            <w:r w:rsidRPr="6B7748DC">
              <w:rPr>
                <w:rFonts w:asciiTheme="minorHAnsi" w:hAnsiTheme="minorHAnsi" w:cstheme="minorBidi"/>
              </w:rPr>
              <w:t>Week Number</w:t>
            </w:r>
          </w:p>
        </w:tc>
        <w:tc>
          <w:tcPr>
            <w:tcW w:w="2337" w:type="dxa"/>
          </w:tcPr>
          <w:p w:rsidR="00C142E1" w:rsidP="6B7748DC" w:rsidRDefault="72C8E04D" w14:paraId="53820DDB" w14:textId="77777777">
            <w:pPr>
              <w:rPr>
                <w:rFonts w:asciiTheme="minorHAnsi" w:hAnsiTheme="minorHAnsi" w:cstheme="minorBidi"/>
              </w:rPr>
            </w:pPr>
            <w:r w:rsidRPr="6B7748DC">
              <w:rPr>
                <w:rFonts w:asciiTheme="minorHAnsi" w:hAnsiTheme="minorHAnsi" w:cstheme="minorBidi"/>
              </w:rPr>
              <w:t>Week Beginning</w:t>
            </w:r>
          </w:p>
        </w:tc>
        <w:tc>
          <w:tcPr>
            <w:tcW w:w="2338" w:type="dxa"/>
          </w:tcPr>
          <w:p w:rsidR="00C142E1" w:rsidP="6B7748DC" w:rsidRDefault="72C8E04D" w14:paraId="3F5A5C88" w14:textId="77777777">
            <w:pPr>
              <w:rPr>
                <w:rFonts w:asciiTheme="minorHAnsi" w:hAnsiTheme="minorHAnsi" w:cstheme="minorBidi"/>
              </w:rPr>
            </w:pPr>
            <w:r w:rsidRPr="6B7748DC">
              <w:rPr>
                <w:rFonts w:asciiTheme="minorHAnsi" w:hAnsiTheme="minorHAnsi" w:cstheme="minorBidi"/>
              </w:rPr>
              <w:t>Deliverables</w:t>
            </w:r>
          </w:p>
        </w:tc>
        <w:tc>
          <w:tcPr>
            <w:tcW w:w="2338" w:type="dxa"/>
          </w:tcPr>
          <w:p w:rsidR="00C142E1" w:rsidP="6B7748DC" w:rsidRDefault="72C8E04D" w14:paraId="089C9C4F" w14:textId="77777777">
            <w:pPr>
              <w:rPr>
                <w:rFonts w:asciiTheme="minorHAnsi" w:hAnsiTheme="minorHAnsi" w:cstheme="minorBidi"/>
              </w:rPr>
            </w:pPr>
            <w:r w:rsidRPr="6B7748DC">
              <w:rPr>
                <w:rFonts w:asciiTheme="minorHAnsi" w:hAnsiTheme="minorHAnsi" w:cstheme="minorBidi"/>
              </w:rPr>
              <w:t>Deadlines</w:t>
            </w:r>
          </w:p>
        </w:tc>
      </w:tr>
      <w:tr w:rsidR="00C142E1" w:rsidTr="6B7748DC" w14:paraId="3434470D" w14:textId="77777777">
        <w:tc>
          <w:tcPr>
            <w:tcW w:w="2337" w:type="dxa"/>
          </w:tcPr>
          <w:p w:rsidR="00C142E1" w:rsidP="6B7748DC" w:rsidRDefault="72C8E04D" w14:paraId="5F25FC4D" w14:textId="77777777">
            <w:pPr>
              <w:rPr>
                <w:rFonts w:asciiTheme="minorHAnsi" w:hAnsiTheme="minorHAnsi" w:cstheme="minorBidi"/>
              </w:rPr>
            </w:pPr>
            <w:r w:rsidRPr="6B7748DC">
              <w:rPr>
                <w:rFonts w:asciiTheme="minorHAnsi" w:hAnsiTheme="minorHAnsi" w:cstheme="minorBidi"/>
              </w:rPr>
              <w:t>1</w:t>
            </w:r>
          </w:p>
        </w:tc>
        <w:tc>
          <w:tcPr>
            <w:tcW w:w="2337" w:type="dxa"/>
          </w:tcPr>
          <w:p w:rsidR="00C142E1" w:rsidP="6B7748DC" w:rsidRDefault="72C8E04D" w14:paraId="4F4CFA4D" w14:textId="77777777">
            <w:pPr>
              <w:rPr>
                <w:rFonts w:asciiTheme="minorHAnsi" w:hAnsiTheme="minorHAnsi" w:cstheme="minorBidi"/>
              </w:rPr>
            </w:pPr>
            <w:r w:rsidRPr="6B7748DC">
              <w:rPr>
                <w:rFonts w:asciiTheme="minorHAnsi" w:hAnsiTheme="minorHAnsi" w:cstheme="minorBidi"/>
              </w:rPr>
              <w:t>9</w:t>
            </w:r>
            <w:r w:rsidRPr="6B7748DC">
              <w:rPr>
                <w:rFonts w:asciiTheme="minorHAnsi" w:hAnsiTheme="minorHAnsi" w:cstheme="minorBidi"/>
                <w:vertAlign w:val="superscript"/>
              </w:rPr>
              <w:t>th</w:t>
            </w:r>
            <w:r w:rsidRPr="6B7748DC">
              <w:rPr>
                <w:rFonts w:asciiTheme="minorHAnsi" w:hAnsiTheme="minorHAnsi" w:cstheme="minorBidi"/>
              </w:rPr>
              <w:t xml:space="preserve"> September</w:t>
            </w:r>
          </w:p>
        </w:tc>
        <w:tc>
          <w:tcPr>
            <w:tcW w:w="2338" w:type="dxa"/>
          </w:tcPr>
          <w:p w:rsidR="00C142E1" w:rsidP="6B7748DC" w:rsidRDefault="72C8E04D" w14:paraId="572B3E21" w14:textId="77777777">
            <w:pPr>
              <w:rPr>
                <w:rFonts w:asciiTheme="minorHAnsi" w:hAnsiTheme="minorHAnsi" w:cstheme="minorBidi"/>
              </w:rPr>
            </w:pPr>
            <w:r w:rsidRPr="6B7748DC">
              <w:rPr>
                <w:rFonts w:asciiTheme="minorHAnsi" w:hAnsiTheme="minorHAnsi" w:cstheme="minorBidi"/>
              </w:rPr>
              <w:t>Brainstorming ideas. Sprint board created</w:t>
            </w:r>
          </w:p>
        </w:tc>
        <w:tc>
          <w:tcPr>
            <w:tcW w:w="2338" w:type="dxa"/>
          </w:tcPr>
          <w:p w:rsidR="00C142E1" w:rsidP="6B7748DC" w:rsidRDefault="00C142E1" w14:paraId="30FB4FE1" w14:textId="77777777">
            <w:pPr>
              <w:rPr>
                <w:rFonts w:asciiTheme="minorHAnsi" w:hAnsiTheme="minorHAnsi" w:cstheme="minorBidi"/>
              </w:rPr>
            </w:pPr>
          </w:p>
        </w:tc>
      </w:tr>
      <w:tr w:rsidR="00C142E1" w:rsidTr="6B7748DC" w14:paraId="19E2C1EF" w14:textId="77777777">
        <w:tc>
          <w:tcPr>
            <w:tcW w:w="2337" w:type="dxa"/>
          </w:tcPr>
          <w:p w:rsidR="00C142E1" w:rsidP="6B7748DC" w:rsidRDefault="72C8E04D" w14:paraId="54968F2B" w14:textId="77777777">
            <w:pPr>
              <w:rPr>
                <w:rFonts w:asciiTheme="minorHAnsi" w:hAnsiTheme="minorHAnsi" w:cstheme="minorBidi"/>
              </w:rPr>
            </w:pPr>
            <w:r w:rsidRPr="6B7748DC">
              <w:rPr>
                <w:rFonts w:asciiTheme="minorHAnsi" w:hAnsiTheme="minorHAnsi" w:cstheme="minorBidi"/>
              </w:rPr>
              <w:t>2</w:t>
            </w:r>
          </w:p>
        </w:tc>
        <w:tc>
          <w:tcPr>
            <w:tcW w:w="2337" w:type="dxa"/>
          </w:tcPr>
          <w:p w:rsidR="00C142E1" w:rsidP="6B7748DC" w:rsidRDefault="72C8E04D" w14:paraId="2EFF4F78" w14:textId="77777777">
            <w:pPr>
              <w:rPr>
                <w:rFonts w:asciiTheme="minorHAnsi" w:hAnsiTheme="minorHAnsi" w:cstheme="minorBidi"/>
              </w:rPr>
            </w:pPr>
            <w:r w:rsidRPr="6B7748DC">
              <w:rPr>
                <w:rFonts w:asciiTheme="minorHAnsi" w:hAnsiTheme="minorHAnsi" w:cstheme="minorBidi"/>
              </w:rPr>
              <w:t>16</w:t>
            </w:r>
            <w:r w:rsidRPr="6B7748DC">
              <w:rPr>
                <w:rFonts w:asciiTheme="minorHAnsi" w:hAnsiTheme="minorHAnsi" w:cstheme="minorBidi"/>
                <w:vertAlign w:val="superscript"/>
              </w:rPr>
              <w:t>th</w:t>
            </w:r>
            <w:r w:rsidRPr="6B7748DC">
              <w:rPr>
                <w:rFonts w:asciiTheme="minorHAnsi" w:hAnsiTheme="minorHAnsi" w:cstheme="minorBidi"/>
              </w:rPr>
              <w:t xml:space="preserve"> September</w:t>
            </w:r>
          </w:p>
        </w:tc>
        <w:tc>
          <w:tcPr>
            <w:tcW w:w="2338" w:type="dxa"/>
          </w:tcPr>
          <w:p w:rsidR="00C142E1" w:rsidP="6B7748DC" w:rsidRDefault="72C8E04D" w14:paraId="1398892F" w14:textId="77777777">
            <w:pPr>
              <w:rPr>
                <w:rFonts w:asciiTheme="minorHAnsi" w:hAnsiTheme="minorHAnsi" w:cstheme="minorBidi"/>
              </w:rPr>
            </w:pPr>
            <w:r w:rsidRPr="6B7748DC">
              <w:rPr>
                <w:rFonts w:asciiTheme="minorHAnsi" w:hAnsiTheme="minorHAnsi" w:cstheme="minorBidi"/>
              </w:rPr>
              <w:t>Git repo created. Initial proposal Finished and submitted. Skeleton of must have files created.</w:t>
            </w:r>
          </w:p>
        </w:tc>
        <w:tc>
          <w:tcPr>
            <w:tcW w:w="2338" w:type="dxa"/>
          </w:tcPr>
          <w:p w:rsidR="00C142E1" w:rsidP="6B7748DC" w:rsidRDefault="72C8E04D" w14:paraId="5DD39AB4" w14:textId="77777777">
            <w:pPr>
              <w:rPr>
                <w:rFonts w:asciiTheme="minorHAnsi" w:hAnsiTheme="minorHAnsi" w:cstheme="minorBidi"/>
              </w:rPr>
            </w:pPr>
            <w:r w:rsidRPr="6B7748DC">
              <w:rPr>
                <w:rFonts w:asciiTheme="minorHAnsi" w:hAnsiTheme="minorHAnsi" w:cstheme="minorBidi"/>
              </w:rPr>
              <w:t>19</w:t>
            </w:r>
            <w:r w:rsidRPr="6B7748DC">
              <w:rPr>
                <w:rFonts w:asciiTheme="minorHAnsi" w:hAnsiTheme="minorHAnsi" w:cstheme="minorBidi"/>
                <w:vertAlign w:val="superscript"/>
              </w:rPr>
              <w:t>th</w:t>
            </w:r>
            <w:r w:rsidRPr="6B7748DC">
              <w:rPr>
                <w:rFonts w:asciiTheme="minorHAnsi" w:hAnsiTheme="minorHAnsi" w:cstheme="minorBidi"/>
              </w:rPr>
              <w:t xml:space="preserve"> September</w:t>
            </w:r>
          </w:p>
        </w:tc>
      </w:tr>
      <w:tr w:rsidR="00C142E1" w:rsidTr="6B7748DC" w14:paraId="74AA60BD" w14:textId="77777777">
        <w:tc>
          <w:tcPr>
            <w:tcW w:w="2337" w:type="dxa"/>
          </w:tcPr>
          <w:p w:rsidR="00C142E1" w:rsidP="6B7748DC" w:rsidRDefault="72C8E04D" w14:paraId="2B36BFCC" w14:textId="77777777">
            <w:pPr>
              <w:rPr>
                <w:rFonts w:asciiTheme="minorHAnsi" w:hAnsiTheme="minorHAnsi" w:cstheme="minorBidi"/>
              </w:rPr>
            </w:pPr>
            <w:r w:rsidRPr="6B7748DC">
              <w:rPr>
                <w:rFonts w:asciiTheme="minorHAnsi" w:hAnsiTheme="minorHAnsi" w:cstheme="minorBidi"/>
              </w:rPr>
              <w:t>3</w:t>
            </w:r>
          </w:p>
        </w:tc>
        <w:tc>
          <w:tcPr>
            <w:tcW w:w="2337" w:type="dxa"/>
          </w:tcPr>
          <w:p w:rsidR="00C142E1" w:rsidP="6B7748DC" w:rsidRDefault="72C8E04D" w14:paraId="6E68C402" w14:textId="77777777">
            <w:pPr>
              <w:rPr>
                <w:rFonts w:asciiTheme="minorHAnsi" w:hAnsiTheme="minorHAnsi" w:cstheme="minorBidi"/>
              </w:rPr>
            </w:pPr>
            <w:r w:rsidRPr="6B7748DC">
              <w:rPr>
                <w:rFonts w:asciiTheme="minorHAnsi" w:hAnsiTheme="minorHAnsi" w:cstheme="minorBidi"/>
              </w:rPr>
              <w:t>23</w:t>
            </w:r>
            <w:r w:rsidRPr="6B7748DC">
              <w:rPr>
                <w:rFonts w:asciiTheme="minorHAnsi" w:hAnsiTheme="minorHAnsi" w:cstheme="minorBidi"/>
                <w:vertAlign w:val="superscript"/>
              </w:rPr>
              <w:t>rd</w:t>
            </w:r>
            <w:r w:rsidRPr="6B7748DC">
              <w:rPr>
                <w:rFonts w:asciiTheme="minorHAnsi" w:hAnsiTheme="minorHAnsi" w:cstheme="minorBidi"/>
              </w:rPr>
              <w:t xml:space="preserve"> September</w:t>
            </w:r>
          </w:p>
        </w:tc>
        <w:tc>
          <w:tcPr>
            <w:tcW w:w="2338" w:type="dxa"/>
          </w:tcPr>
          <w:p w:rsidR="00C142E1" w:rsidP="6B7748DC" w:rsidRDefault="72C8E04D" w14:paraId="443464D5" w14:textId="77777777">
            <w:pPr>
              <w:rPr>
                <w:rFonts w:asciiTheme="minorHAnsi" w:hAnsiTheme="minorHAnsi" w:cstheme="minorBidi"/>
              </w:rPr>
            </w:pPr>
            <w:r w:rsidRPr="6B7748DC">
              <w:rPr>
                <w:rFonts w:asciiTheme="minorHAnsi" w:hAnsiTheme="minorHAnsi" w:cstheme="minorBidi"/>
              </w:rPr>
              <w:t>Technical doc finished and submitted. Finishing off ‘Must Have’ files skeletons and adding some of the basis to these files</w:t>
            </w:r>
          </w:p>
        </w:tc>
        <w:tc>
          <w:tcPr>
            <w:tcW w:w="2338" w:type="dxa"/>
          </w:tcPr>
          <w:p w:rsidR="00C142E1" w:rsidP="6B7748DC" w:rsidRDefault="72C8E04D" w14:paraId="290D0CA2" w14:textId="77777777">
            <w:pPr>
              <w:rPr>
                <w:rFonts w:asciiTheme="minorHAnsi" w:hAnsiTheme="minorHAnsi" w:cstheme="minorBidi"/>
              </w:rPr>
            </w:pPr>
            <w:r w:rsidRPr="6B7748DC">
              <w:rPr>
                <w:rFonts w:asciiTheme="minorHAnsi" w:hAnsiTheme="minorHAnsi" w:cstheme="minorBidi"/>
              </w:rPr>
              <w:t>26</w:t>
            </w:r>
            <w:r w:rsidRPr="6B7748DC">
              <w:rPr>
                <w:rFonts w:asciiTheme="minorHAnsi" w:hAnsiTheme="minorHAnsi" w:cstheme="minorBidi"/>
                <w:vertAlign w:val="superscript"/>
              </w:rPr>
              <w:t>th</w:t>
            </w:r>
            <w:r w:rsidRPr="6B7748DC">
              <w:rPr>
                <w:rFonts w:asciiTheme="minorHAnsi" w:hAnsiTheme="minorHAnsi" w:cstheme="minorBidi"/>
              </w:rPr>
              <w:t xml:space="preserve"> September</w:t>
            </w:r>
          </w:p>
        </w:tc>
      </w:tr>
      <w:tr w:rsidR="00C142E1" w:rsidTr="6B7748DC" w14:paraId="1B22E34A" w14:textId="77777777">
        <w:tc>
          <w:tcPr>
            <w:tcW w:w="2337" w:type="dxa"/>
          </w:tcPr>
          <w:p w:rsidR="00C142E1" w:rsidP="6B7748DC" w:rsidRDefault="72C8E04D" w14:paraId="474E3436" w14:textId="77777777">
            <w:pPr>
              <w:rPr>
                <w:rFonts w:asciiTheme="minorHAnsi" w:hAnsiTheme="minorHAnsi" w:cstheme="minorBidi"/>
              </w:rPr>
            </w:pPr>
            <w:r w:rsidRPr="6B7748DC">
              <w:rPr>
                <w:rFonts w:asciiTheme="minorHAnsi" w:hAnsiTheme="minorHAnsi" w:cstheme="minorBidi"/>
              </w:rPr>
              <w:t>4</w:t>
            </w:r>
          </w:p>
        </w:tc>
        <w:tc>
          <w:tcPr>
            <w:tcW w:w="2337" w:type="dxa"/>
          </w:tcPr>
          <w:p w:rsidR="00C142E1" w:rsidP="6B7748DC" w:rsidRDefault="72C8E04D" w14:paraId="1E35D7B5" w14:textId="77777777">
            <w:pPr>
              <w:rPr>
                <w:rFonts w:asciiTheme="minorHAnsi" w:hAnsiTheme="minorHAnsi" w:cstheme="minorBidi"/>
              </w:rPr>
            </w:pPr>
            <w:r w:rsidRPr="6B7748DC">
              <w:rPr>
                <w:rFonts w:asciiTheme="minorHAnsi" w:hAnsiTheme="minorHAnsi" w:cstheme="minorBidi"/>
              </w:rPr>
              <w:t>30</w:t>
            </w:r>
            <w:r w:rsidRPr="6B7748DC">
              <w:rPr>
                <w:rFonts w:asciiTheme="minorHAnsi" w:hAnsiTheme="minorHAnsi" w:cstheme="minorBidi"/>
                <w:vertAlign w:val="superscript"/>
              </w:rPr>
              <w:t>th</w:t>
            </w:r>
            <w:r w:rsidRPr="6B7748DC">
              <w:rPr>
                <w:rFonts w:asciiTheme="minorHAnsi" w:hAnsiTheme="minorHAnsi" w:cstheme="minorBidi"/>
              </w:rPr>
              <w:t xml:space="preserve"> September</w:t>
            </w:r>
          </w:p>
        </w:tc>
        <w:tc>
          <w:tcPr>
            <w:tcW w:w="2338" w:type="dxa"/>
          </w:tcPr>
          <w:p w:rsidR="00C142E1" w:rsidP="6B7748DC" w:rsidRDefault="72C8E04D" w14:paraId="12A0F74D" w14:textId="77777777">
            <w:pPr>
              <w:rPr>
                <w:rFonts w:asciiTheme="minorHAnsi" w:hAnsiTheme="minorHAnsi" w:cstheme="minorBidi"/>
              </w:rPr>
            </w:pPr>
            <w:r w:rsidRPr="6B7748DC">
              <w:rPr>
                <w:rFonts w:asciiTheme="minorHAnsi" w:hAnsiTheme="minorHAnsi" w:cstheme="minorBidi"/>
              </w:rPr>
              <w:t>Continuing work on ‘Must Have’ files,</w:t>
            </w:r>
          </w:p>
          <w:p w:rsidR="00C142E1" w:rsidP="6B7748DC" w:rsidRDefault="72C8E04D" w14:paraId="443BEF75" w14:textId="77777777">
            <w:pPr>
              <w:rPr>
                <w:rFonts w:asciiTheme="minorHAnsi" w:hAnsiTheme="minorHAnsi" w:cstheme="minorBidi"/>
              </w:rPr>
            </w:pPr>
            <w:r w:rsidRPr="6B7748DC">
              <w:rPr>
                <w:rFonts w:asciiTheme="minorHAnsi" w:hAnsiTheme="minorHAnsi" w:cstheme="minorBidi"/>
              </w:rPr>
              <w:t>Prepare presentation</w:t>
            </w:r>
          </w:p>
        </w:tc>
        <w:tc>
          <w:tcPr>
            <w:tcW w:w="2338" w:type="dxa"/>
          </w:tcPr>
          <w:p w:rsidR="00C142E1" w:rsidP="6B7748DC" w:rsidRDefault="72C8E04D" w14:paraId="4A5E34F8" w14:textId="77777777">
            <w:pPr>
              <w:rPr>
                <w:rFonts w:asciiTheme="minorHAnsi" w:hAnsiTheme="minorHAnsi" w:cstheme="minorBidi"/>
              </w:rPr>
            </w:pPr>
            <w:r w:rsidRPr="6B7748DC">
              <w:rPr>
                <w:rFonts w:asciiTheme="minorHAnsi" w:hAnsiTheme="minorHAnsi" w:cstheme="minorBidi"/>
              </w:rPr>
              <w:t>7</w:t>
            </w:r>
            <w:r w:rsidRPr="6B7748DC">
              <w:rPr>
                <w:rFonts w:asciiTheme="minorHAnsi" w:hAnsiTheme="minorHAnsi" w:cstheme="minorBidi"/>
                <w:vertAlign w:val="superscript"/>
              </w:rPr>
              <w:t>th</w:t>
            </w:r>
            <w:r w:rsidRPr="6B7748DC">
              <w:rPr>
                <w:rFonts w:asciiTheme="minorHAnsi" w:hAnsiTheme="minorHAnsi" w:cstheme="minorBidi"/>
              </w:rPr>
              <w:t xml:space="preserve"> October</w:t>
            </w:r>
          </w:p>
        </w:tc>
      </w:tr>
      <w:tr w:rsidR="00C142E1" w:rsidTr="6B7748DC" w14:paraId="69ADFD11" w14:textId="77777777">
        <w:tc>
          <w:tcPr>
            <w:tcW w:w="2337" w:type="dxa"/>
          </w:tcPr>
          <w:p w:rsidR="00C142E1" w:rsidP="6B7748DC" w:rsidRDefault="72C8E04D" w14:paraId="24765584" w14:textId="77777777">
            <w:pPr>
              <w:rPr>
                <w:rFonts w:asciiTheme="minorHAnsi" w:hAnsiTheme="minorHAnsi" w:cstheme="minorBidi"/>
              </w:rPr>
            </w:pPr>
            <w:r w:rsidRPr="6B7748DC">
              <w:rPr>
                <w:rFonts w:asciiTheme="minorHAnsi" w:hAnsiTheme="minorHAnsi" w:cstheme="minorBidi"/>
              </w:rPr>
              <w:t>5</w:t>
            </w:r>
          </w:p>
        </w:tc>
        <w:tc>
          <w:tcPr>
            <w:tcW w:w="2337" w:type="dxa"/>
          </w:tcPr>
          <w:p w:rsidR="00C142E1" w:rsidP="6B7748DC" w:rsidRDefault="72C8E04D" w14:paraId="6ABB754E" w14:textId="77777777">
            <w:pPr>
              <w:rPr>
                <w:rFonts w:asciiTheme="minorHAnsi" w:hAnsiTheme="minorHAnsi" w:cstheme="minorBidi"/>
              </w:rPr>
            </w:pPr>
            <w:r w:rsidRPr="6B7748DC">
              <w:rPr>
                <w:rFonts w:asciiTheme="minorHAnsi" w:hAnsiTheme="minorHAnsi" w:cstheme="minorBidi"/>
              </w:rPr>
              <w:t>7</w:t>
            </w:r>
            <w:r w:rsidRPr="6B7748DC">
              <w:rPr>
                <w:rFonts w:asciiTheme="minorHAnsi" w:hAnsiTheme="minorHAnsi" w:cstheme="minorBidi"/>
                <w:vertAlign w:val="superscript"/>
              </w:rPr>
              <w:t>th</w:t>
            </w:r>
            <w:r w:rsidRPr="6B7748DC">
              <w:rPr>
                <w:rFonts w:asciiTheme="minorHAnsi" w:hAnsiTheme="minorHAnsi" w:cstheme="minorBidi"/>
              </w:rPr>
              <w:t xml:space="preserve"> October</w:t>
            </w:r>
          </w:p>
        </w:tc>
        <w:tc>
          <w:tcPr>
            <w:tcW w:w="2338" w:type="dxa"/>
          </w:tcPr>
          <w:p w:rsidR="00C142E1" w:rsidP="6B7748DC" w:rsidRDefault="72C8E04D" w14:paraId="34900EB3" w14:textId="77777777">
            <w:pPr>
              <w:rPr>
                <w:rFonts w:asciiTheme="minorHAnsi" w:hAnsiTheme="minorHAnsi" w:cstheme="minorBidi"/>
              </w:rPr>
            </w:pPr>
            <w:r w:rsidRPr="6B7748DC">
              <w:rPr>
                <w:rFonts w:asciiTheme="minorHAnsi" w:hAnsiTheme="minorHAnsi" w:cstheme="minorBidi"/>
              </w:rPr>
              <w:t>Continuing work on ‘Must Have’ files</w:t>
            </w:r>
          </w:p>
        </w:tc>
        <w:tc>
          <w:tcPr>
            <w:tcW w:w="2338" w:type="dxa"/>
          </w:tcPr>
          <w:p w:rsidR="00C142E1" w:rsidP="6B7748DC" w:rsidRDefault="00C142E1" w14:paraId="1590A8F2" w14:textId="77777777">
            <w:pPr>
              <w:rPr>
                <w:rFonts w:asciiTheme="minorHAnsi" w:hAnsiTheme="minorHAnsi" w:cstheme="minorBidi"/>
              </w:rPr>
            </w:pPr>
          </w:p>
        </w:tc>
      </w:tr>
      <w:tr w:rsidR="00C142E1" w:rsidTr="6B7748DC" w14:paraId="3094BA7C" w14:textId="77777777">
        <w:tc>
          <w:tcPr>
            <w:tcW w:w="2337" w:type="dxa"/>
          </w:tcPr>
          <w:p w:rsidR="00C142E1" w:rsidP="6B7748DC" w:rsidRDefault="72C8E04D" w14:paraId="52D25502" w14:textId="77777777">
            <w:pPr>
              <w:rPr>
                <w:rFonts w:asciiTheme="minorHAnsi" w:hAnsiTheme="minorHAnsi" w:cstheme="minorBidi"/>
              </w:rPr>
            </w:pPr>
            <w:r w:rsidRPr="6B7748DC">
              <w:rPr>
                <w:rFonts w:asciiTheme="minorHAnsi" w:hAnsiTheme="minorHAnsi" w:cstheme="minorBidi"/>
              </w:rPr>
              <w:t>6</w:t>
            </w:r>
          </w:p>
        </w:tc>
        <w:tc>
          <w:tcPr>
            <w:tcW w:w="2337" w:type="dxa"/>
          </w:tcPr>
          <w:p w:rsidR="00C142E1" w:rsidP="6B7748DC" w:rsidRDefault="72C8E04D" w14:paraId="6A1413C7" w14:textId="77777777">
            <w:pPr>
              <w:rPr>
                <w:rFonts w:asciiTheme="minorHAnsi" w:hAnsiTheme="minorHAnsi" w:cstheme="minorBidi"/>
              </w:rPr>
            </w:pPr>
            <w:r w:rsidRPr="6B7748DC">
              <w:rPr>
                <w:rFonts w:asciiTheme="minorHAnsi" w:hAnsiTheme="minorHAnsi" w:cstheme="minorBidi"/>
              </w:rPr>
              <w:t>14</w:t>
            </w:r>
            <w:r w:rsidRPr="6B7748DC">
              <w:rPr>
                <w:rFonts w:asciiTheme="minorHAnsi" w:hAnsiTheme="minorHAnsi" w:cstheme="minorBidi"/>
                <w:vertAlign w:val="superscript"/>
              </w:rPr>
              <w:t>th</w:t>
            </w:r>
            <w:r w:rsidRPr="6B7748DC">
              <w:rPr>
                <w:rFonts w:asciiTheme="minorHAnsi" w:hAnsiTheme="minorHAnsi" w:cstheme="minorBidi"/>
              </w:rPr>
              <w:t xml:space="preserve"> October</w:t>
            </w:r>
          </w:p>
        </w:tc>
        <w:tc>
          <w:tcPr>
            <w:tcW w:w="2338" w:type="dxa"/>
          </w:tcPr>
          <w:p w:rsidR="00C142E1" w:rsidP="6B7748DC" w:rsidRDefault="72C8E04D" w14:paraId="1F47A245" w14:textId="77777777">
            <w:pPr>
              <w:rPr>
                <w:rFonts w:asciiTheme="minorHAnsi" w:hAnsiTheme="minorHAnsi" w:cstheme="minorBidi"/>
              </w:rPr>
            </w:pPr>
            <w:r w:rsidRPr="6B7748DC">
              <w:rPr>
                <w:rFonts w:asciiTheme="minorHAnsi" w:hAnsiTheme="minorHAnsi" w:cstheme="minorBidi"/>
              </w:rPr>
              <w:t>Continuing work on ‘Must Have’ files, Nice to have files??</w:t>
            </w:r>
          </w:p>
        </w:tc>
        <w:tc>
          <w:tcPr>
            <w:tcW w:w="2338" w:type="dxa"/>
          </w:tcPr>
          <w:p w:rsidR="00C142E1" w:rsidP="6B7748DC" w:rsidRDefault="00C142E1" w14:paraId="1A28F6E7" w14:textId="77777777">
            <w:pPr>
              <w:rPr>
                <w:rFonts w:asciiTheme="minorHAnsi" w:hAnsiTheme="minorHAnsi" w:cstheme="minorBidi"/>
              </w:rPr>
            </w:pPr>
          </w:p>
        </w:tc>
      </w:tr>
      <w:tr w:rsidR="00C142E1" w:rsidTr="6B7748DC" w14:paraId="3E952FAA" w14:textId="77777777">
        <w:tc>
          <w:tcPr>
            <w:tcW w:w="2337" w:type="dxa"/>
          </w:tcPr>
          <w:p w:rsidR="00C142E1" w:rsidP="6B7748DC" w:rsidRDefault="72C8E04D" w14:paraId="54C2F439" w14:textId="77777777">
            <w:pPr>
              <w:rPr>
                <w:rFonts w:asciiTheme="minorHAnsi" w:hAnsiTheme="minorHAnsi" w:cstheme="minorBidi"/>
              </w:rPr>
            </w:pPr>
            <w:r w:rsidRPr="6B7748DC">
              <w:rPr>
                <w:rFonts w:asciiTheme="minorHAnsi" w:hAnsiTheme="minorHAnsi" w:cstheme="minorBidi"/>
              </w:rPr>
              <w:t>7</w:t>
            </w:r>
          </w:p>
        </w:tc>
        <w:tc>
          <w:tcPr>
            <w:tcW w:w="2337" w:type="dxa"/>
          </w:tcPr>
          <w:p w:rsidR="00C142E1" w:rsidP="6B7748DC" w:rsidRDefault="72C8E04D" w14:paraId="56200BFE" w14:textId="77777777">
            <w:pPr>
              <w:rPr>
                <w:rFonts w:asciiTheme="minorHAnsi" w:hAnsiTheme="minorHAnsi" w:cstheme="minorBidi"/>
              </w:rPr>
            </w:pPr>
            <w:r w:rsidRPr="6B7748DC">
              <w:rPr>
                <w:rFonts w:asciiTheme="minorHAnsi" w:hAnsiTheme="minorHAnsi" w:cstheme="minorBidi"/>
              </w:rPr>
              <w:t>21</w:t>
            </w:r>
            <w:r w:rsidRPr="6B7748DC">
              <w:rPr>
                <w:rFonts w:asciiTheme="minorHAnsi" w:hAnsiTheme="minorHAnsi" w:cstheme="minorBidi"/>
                <w:vertAlign w:val="superscript"/>
              </w:rPr>
              <w:t>st</w:t>
            </w:r>
            <w:r w:rsidRPr="6B7748DC">
              <w:rPr>
                <w:rFonts w:asciiTheme="minorHAnsi" w:hAnsiTheme="minorHAnsi" w:cstheme="minorBidi"/>
              </w:rPr>
              <w:t xml:space="preserve"> October</w:t>
            </w:r>
          </w:p>
        </w:tc>
        <w:tc>
          <w:tcPr>
            <w:tcW w:w="2338" w:type="dxa"/>
          </w:tcPr>
          <w:p w:rsidR="00C142E1" w:rsidP="6B7748DC" w:rsidRDefault="72C8E04D" w14:paraId="2678EE96" w14:textId="77777777">
            <w:pPr>
              <w:rPr>
                <w:rFonts w:asciiTheme="minorHAnsi" w:hAnsiTheme="minorHAnsi" w:cstheme="minorBidi"/>
              </w:rPr>
            </w:pPr>
            <w:r w:rsidRPr="6B7748DC">
              <w:rPr>
                <w:rFonts w:asciiTheme="minorHAnsi" w:hAnsiTheme="minorHAnsi" w:cstheme="minorBidi"/>
              </w:rPr>
              <w:t>Continuing work on ‘Must Have’ files, Nice to have files??</w:t>
            </w:r>
          </w:p>
        </w:tc>
        <w:tc>
          <w:tcPr>
            <w:tcW w:w="2338" w:type="dxa"/>
          </w:tcPr>
          <w:p w:rsidR="00C142E1" w:rsidP="6B7748DC" w:rsidRDefault="00C142E1" w14:paraId="0865A5C5" w14:textId="77777777">
            <w:pPr>
              <w:rPr>
                <w:rFonts w:asciiTheme="minorHAnsi" w:hAnsiTheme="minorHAnsi" w:cstheme="minorBidi"/>
              </w:rPr>
            </w:pPr>
          </w:p>
        </w:tc>
      </w:tr>
      <w:tr w:rsidR="00C142E1" w:rsidTr="6B7748DC" w14:paraId="6CC66F0A" w14:textId="77777777">
        <w:tc>
          <w:tcPr>
            <w:tcW w:w="2337" w:type="dxa"/>
          </w:tcPr>
          <w:p w:rsidR="00C142E1" w:rsidP="6B7748DC" w:rsidRDefault="72C8E04D" w14:paraId="7C524FF7" w14:textId="77777777">
            <w:pPr>
              <w:rPr>
                <w:rFonts w:asciiTheme="minorHAnsi" w:hAnsiTheme="minorHAnsi" w:cstheme="minorBidi"/>
              </w:rPr>
            </w:pPr>
            <w:r w:rsidRPr="6B7748DC">
              <w:rPr>
                <w:rFonts w:asciiTheme="minorHAnsi" w:hAnsiTheme="minorHAnsi" w:cstheme="minorBidi"/>
              </w:rPr>
              <w:t>8</w:t>
            </w:r>
          </w:p>
        </w:tc>
        <w:tc>
          <w:tcPr>
            <w:tcW w:w="2337" w:type="dxa"/>
          </w:tcPr>
          <w:p w:rsidR="00C142E1" w:rsidP="6B7748DC" w:rsidRDefault="72C8E04D" w14:paraId="7CD2B44F" w14:textId="77777777">
            <w:pPr>
              <w:rPr>
                <w:rFonts w:asciiTheme="minorHAnsi" w:hAnsiTheme="minorHAnsi" w:cstheme="minorBidi"/>
              </w:rPr>
            </w:pPr>
            <w:r w:rsidRPr="6B7748DC">
              <w:rPr>
                <w:rFonts w:asciiTheme="minorHAnsi" w:hAnsiTheme="minorHAnsi" w:cstheme="minorBidi"/>
              </w:rPr>
              <w:t>28</w:t>
            </w:r>
            <w:r w:rsidRPr="6B7748DC">
              <w:rPr>
                <w:rFonts w:asciiTheme="minorHAnsi" w:hAnsiTheme="minorHAnsi" w:cstheme="minorBidi"/>
                <w:vertAlign w:val="superscript"/>
              </w:rPr>
              <w:t>th</w:t>
            </w:r>
            <w:r w:rsidRPr="6B7748DC">
              <w:rPr>
                <w:rFonts w:asciiTheme="minorHAnsi" w:hAnsiTheme="minorHAnsi" w:cstheme="minorBidi"/>
              </w:rPr>
              <w:t xml:space="preserve"> October</w:t>
            </w:r>
          </w:p>
        </w:tc>
        <w:tc>
          <w:tcPr>
            <w:tcW w:w="2338" w:type="dxa"/>
          </w:tcPr>
          <w:p w:rsidR="00C142E1" w:rsidP="6B7748DC" w:rsidRDefault="72C8E04D" w14:paraId="3A5C2506" w14:textId="77777777">
            <w:pPr>
              <w:rPr>
                <w:rFonts w:asciiTheme="minorHAnsi" w:hAnsiTheme="minorHAnsi" w:cstheme="minorBidi"/>
              </w:rPr>
            </w:pPr>
            <w:r w:rsidRPr="6B7748DC">
              <w:rPr>
                <w:rFonts w:asciiTheme="minorHAnsi" w:hAnsiTheme="minorHAnsi" w:cstheme="minorBidi"/>
              </w:rPr>
              <w:t>Coding week. Objective: get a good prototype running</w:t>
            </w:r>
          </w:p>
        </w:tc>
        <w:tc>
          <w:tcPr>
            <w:tcW w:w="2338" w:type="dxa"/>
          </w:tcPr>
          <w:p w:rsidR="00C142E1" w:rsidP="6B7748DC" w:rsidRDefault="72C8E04D" w14:paraId="7C05276D" w14:textId="77777777">
            <w:pPr>
              <w:rPr>
                <w:rFonts w:asciiTheme="minorHAnsi" w:hAnsiTheme="minorHAnsi" w:cstheme="minorBidi"/>
              </w:rPr>
            </w:pPr>
            <w:r w:rsidRPr="6B7748DC">
              <w:rPr>
                <w:rFonts w:asciiTheme="minorHAnsi" w:hAnsiTheme="minorHAnsi" w:cstheme="minorBidi"/>
              </w:rPr>
              <w:t>4</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r>
      <w:tr w:rsidR="00C142E1" w:rsidTr="6B7748DC" w14:paraId="79EFCCE7" w14:textId="77777777">
        <w:tc>
          <w:tcPr>
            <w:tcW w:w="2337" w:type="dxa"/>
          </w:tcPr>
          <w:p w:rsidR="00C142E1" w:rsidP="6B7748DC" w:rsidRDefault="72C8E04D" w14:paraId="139EC8F3" w14:textId="77777777">
            <w:pPr>
              <w:rPr>
                <w:rFonts w:asciiTheme="minorHAnsi" w:hAnsiTheme="minorHAnsi" w:cstheme="minorBidi"/>
              </w:rPr>
            </w:pPr>
            <w:r w:rsidRPr="6B7748DC">
              <w:rPr>
                <w:rFonts w:asciiTheme="minorHAnsi" w:hAnsiTheme="minorHAnsi" w:cstheme="minorBidi"/>
              </w:rPr>
              <w:t>9</w:t>
            </w:r>
          </w:p>
        </w:tc>
        <w:tc>
          <w:tcPr>
            <w:tcW w:w="2337" w:type="dxa"/>
          </w:tcPr>
          <w:p w:rsidR="00C142E1" w:rsidP="6B7748DC" w:rsidRDefault="72C8E04D" w14:paraId="4D8FBE8F" w14:textId="77777777">
            <w:pPr>
              <w:rPr>
                <w:rFonts w:asciiTheme="minorHAnsi" w:hAnsiTheme="minorHAnsi" w:cstheme="minorBidi"/>
              </w:rPr>
            </w:pPr>
            <w:r w:rsidRPr="6B7748DC">
              <w:rPr>
                <w:rFonts w:asciiTheme="minorHAnsi" w:hAnsiTheme="minorHAnsi" w:cstheme="minorBidi"/>
              </w:rPr>
              <w:t>4</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c>
          <w:tcPr>
            <w:tcW w:w="2338" w:type="dxa"/>
          </w:tcPr>
          <w:p w:rsidR="00C142E1" w:rsidP="6B7748DC" w:rsidRDefault="72C8E04D" w14:paraId="1E8E5B34" w14:textId="77777777">
            <w:pPr>
              <w:rPr>
                <w:rFonts w:asciiTheme="minorHAnsi" w:hAnsiTheme="minorHAnsi" w:cstheme="minorBidi"/>
              </w:rPr>
            </w:pPr>
            <w:r w:rsidRPr="6B7748DC">
              <w:rPr>
                <w:rFonts w:asciiTheme="minorHAnsi" w:hAnsiTheme="minorHAnsi" w:cstheme="minorBidi"/>
              </w:rPr>
              <w:t>Demo for prototype</w:t>
            </w:r>
          </w:p>
        </w:tc>
        <w:tc>
          <w:tcPr>
            <w:tcW w:w="2338" w:type="dxa"/>
          </w:tcPr>
          <w:p w:rsidR="00C142E1" w:rsidP="6B7748DC" w:rsidRDefault="72C8E04D" w14:paraId="564D98E7" w14:textId="77777777">
            <w:pPr>
              <w:rPr>
                <w:rFonts w:asciiTheme="minorHAnsi" w:hAnsiTheme="minorHAnsi" w:cstheme="minorBidi"/>
              </w:rPr>
            </w:pPr>
            <w:r w:rsidRPr="6B7748DC">
              <w:rPr>
                <w:rFonts w:asciiTheme="minorHAnsi" w:hAnsiTheme="minorHAnsi" w:cstheme="minorBidi"/>
              </w:rPr>
              <w:t>4</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r>
      <w:tr w:rsidR="00C142E1" w:rsidTr="6B7748DC" w14:paraId="72268874" w14:textId="77777777">
        <w:tc>
          <w:tcPr>
            <w:tcW w:w="2337" w:type="dxa"/>
          </w:tcPr>
          <w:p w:rsidR="00C142E1" w:rsidP="6B7748DC" w:rsidRDefault="72C8E04D" w14:paraId="7F94A4D6" w14:textId="77777777">
            <w:pPr>
              <w:rPr>
                <w:rFonts w:asciiTheme="minorHAnsi" w:hAnsiTheme="minorHAnsi" w:cstheme="minorBidi"/>
              </w:rPr>
            </w:pPr>
            <w:r w:rsidRPr="6B7748DC">
              <w:rPr>
                <w:rFonts w:asciiTheme="minorHAnsi" w:hAnsiTheme="minorHAnsi" w:cstheme="minorBidi"/>
              </w:rPr>
              <w:t>10</w:t>
            </w:r>
          </w:p>
        </w:tc>
        <w:tc>
          <w:tcPr>
            <w:tcW w:w="2337" w:type="dxa"/>
          </w:tcPr>
          <w:p w:rsidR="00C142E1" w:rsidP="6B7748DC" w:rsidRDefault="72C8E04D" w14:paraId="0484ADBE" w14:textId="77777777">
            <w:pPr>
              <w:rPr>
                <w:rFonts w:asciiTheme="minorHAnsi" w:hAnsiTheme="minorHAnsi" w:cstheme="minorBidi"/>
              </w:rPr>
            </w:pPr>
            <w:r w:rsidRPr="6B7748DC">
              <w:rPr>
                <w:rFonts w:asciiTheme="minorHAnsi" w:hAnsiTheme="minorHAnsi" w:cstheme="minorBidi"/>
              </w:rPr>
              <w:t>11</w:t>
            </w:r>
            <w:r w:rsidRPr="6B7748DC">
              <w:rPr>
                <w:rFonts w:asciiTheme="minorHAnsi" w:hAnsiTheme="minorHAnsi" w:cstheme="minorBidi"/>
                <w:vertAlign w:val="superscript"/>
              </w:rPr>
              <w:t>th</w:t>
            </w:r>
            <w:r w:rsidRPr="6B7748DC">
              <w:rPr>
                <w:rFonts w:asciiTheme="minorHAnsi" w:hAnsiTheme="minorHAnsi" w:cstheme="minorBidi"/>
              </w:rPr>
              <w:t xml:space="preserve"> November – 25</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c>
          <w:tcPr>
            <w:tcW w:w="2338" w:type="dxa"/>
          </w:tcPr>
          <w:p w:rsidR="00C142E1" w:rsidP="6B7748DC" w:rsidRDefault="72C8E04D" w14:paraId="7109F935" w14:textId="77777777">
            <w:pPr>
              <w:rPr>
                <w:rFonts w:asciiTheme="minorHAnsi" w:hAnsiTheme="minorHAnsi" w:cstheme="minorBidi"/>
              </w:rPr>
            </w:pPr>
            <w:r w:rsidRPr="6B7748DC">
              <w:rPr>
                <w:rFonts w:asciiTheme="minorHAnsi" w:hAnsiTheme="minorHAnsi" w:cstheme="minorBidi"/>
              </w:rPr>
              <w:t>Finish any remaining code, work on documentation</w:t>
            </w:r>
          </w:p>
        </w:tc>
        <w:tc>
          <w:tcPr>
            <w:tcW w:w="2338" w:type="dxa"/>
          </w:tcPr>
          <w:p w:rsidR="00C142E1" w:rsidP="6B7748DC" w:rsidRDefault="72C8E04D" w14:paraId="26AA6662" w14:textId="77777777">
            <w:pPr>
              <w:rPr>
                <w:rFonts w:asciiTheme="minorHAnsi" w:hAnsiTheme="minorHAnsi" w:cstheme="minorBidi"/>
              </w:rPr>
            </w:pPr>
            <w:r w:rsidRPr="6B7748DC">
              <w:rPr>
                <w:rFonts w:asciiTheme="minorHAnsi" w:hAnsiTheme="minorHAnsi" w:cstheme="minorBidi"/>
              </w:rPr>
              <w:t>25</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r>
      <w:tr w:rsidR="00C142E1" w:rsidTr="6B7748DC" w14:paraId="78D53F79" w14:textId="77777777">
        <w:tc>
          <w:tcPr>
            <w:tcW w:w="2337" w:type="dxa"/>
          </w:tcPr>
          <w:p w:rsidR="00C142E1" w:rsidP="6B7748DC" w:rsidRDefault="72C8E04D" w14:paraId="4B4DB596" w14:textId="77777777">
            <w:pPr>
              <w:rPr>
                <w:rFonts w:asciiTheme="minorHAnsi" w:hAnsiTheme="minorHAnsi" w:cstheme="minorBidi"/>
              </w:rPr>
            </w:pPr>
            <w:r w:rsidRPr="6B7748DC">
              <w:rPr>
                <w:rFonts w:asciiTheme="minorHAnsi" w:hAnsiTheme="minorHAnsi" w:cstheme="minorBidi"/>
              </w:rPr>
              <w:t>11</w:t>
            </w:r>
          </w:p>
        </w:tc>
        <w:tc>
          <w:tcPr>
            <w:tcW w:w="2337" w:type="dxa"/>
          </w:tcPr>
          <w:p w:rsidR="00C142E1" w:rsidP="6B7748DC" w:rsidRDefault="72C8E04D" w14:paraId="7F3C279C" w14:textId="77777777">
            <w:pPr>
              <w:rPr>
                <w:rFonts w:asciiTheme="minorHAnsi" w:hAnsiTheme="minorHAnsi" w:cstheme="minorBidi"/>
              </w:rPr>
            </w:pPr>
            <w:r w:rsidRPr="6B7748DC">
              <w:rPr>
                <w:rFonts w:asciiTheme="minorHAnsi" w:hAnsiTheme="minorHAnsi" w:cstheme="minorBidi"/>
              </w:rPr>
              <w:t>18</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c>
          <w:tcPr>
            <w:tcW w:w="2338" w:type="dxa"/>
          </w:tcPr>
          <w:p w:rsidR="00C142E1" w:rsidP="6B7748DC" w:rsidRDefault="00C142E1" w14:paraId="41C88FFF" w14:textId="77777777">
            <w:pPr>
              <w:rPr>
                <w:rFonts w:asciiTheme="minorHAnsi" w:hAnsiTheme="minorHAnsi" w:cstheme="minorBidi"/>
              </w:rPr>
            </w:pPr>
          </w:p>
        </w:tc>
        <w:tc>
          <w:tcPr>
            <w:tcW w:w="2338" w:type="dxa"/>
          </w:tcPr>
          <w:p w:rsidR="00C142E1" w:rsidP="6B7748DC" w:rsidRDefault="72C8E04D" w14:paraId="4648FB15" w14:textId="77777777">
            <w:pPr>
              <w:rPr>
                <w:rFonts w:asciiTheme="minorHAnsi" w:hAnsiTheme="minorHAnsi" w:cstheme="minorBidi"/>
              </w:rPr>
            </w:pPr>
            <w:r w:rsidRPr="6B7748DC">
              <w:rPr>
                <w:rFonts w:asciiTheme="minorHAnsi" w:hAnsiTheme="minorHAnsi" w:cstheme="minorBidi"/>
              </w:rPr>
              <w:t>25</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r>
      <w:tr w:rsidR="00C142E1" w:rsidTr="6B7748DC" w14:paraId="0C61BE11" w14:textId="77777777">
        <w:tc>
          <w:tcPr>
            <w:tcW w:w="2337" w:type="dxa"/>
          </w:tcPr>
          <w:p w:rsidR="00C142E1" w:rsidP="6B7748DC" w:rsidRDefault="72C8E04D" w14:paraId="27F105E9" w14:textId="77777777">
            <w:pPr>
              <w:rPr>
                <w:rFonts w:asciiTheme="minorHAnsi" w:hAnsiTheme="minorHAnsi" w:cstheme="minorBidi"/>
              </w:rPr>
            </w:pPr>
            <w:r w:rsidRPr="6B7748DC">
              <w:rPr>
                <w:rFonts w:asciiTheme="minorHAnsi" w:hAnsiTheme="minorHAnsi" w:cstheme="minorBidi"/>
              </w:rPr>
              <w:t>12</w:t>
            </w:r>
          </w:p>
        </w:tc>
        <w:tc>
          <w:tcPr>
            <w:tcW w:w="2337" w:type="dxa"/>
          </w:tcPr>
          <w:p w:rsidR="00C142E1" w:rsidP="6B7748DC" w:rsidRDefault="72C8E04D" w14:paraId="647C8659" w14:textId="77777777">
            <w:pPr>
              <w:rPr>
                <w:rFonts w:asciiTheme="minorHAnsi" w:hAnsiTheme="minorHAnsi" w:cstheme="minorBidi"/>
              </w:rPr>
            </w:pPr>
            <w:r w:rsidRPr="6B7748DC">
              <w:rPr>
                <w:rFonts w:asciiTheme="minorHAnsi" w:hAnsiTheme="minorHAnsi" w:cstheme="minorBidi"/>
              </w:rPr>
              <w:t>25</w:t>
            </w:r>
            <w:r w:rsidRPr="6B7748DC">
              <w:rPr>
                <w:rFonts w:asciiTheme="minorHAnsi" w:hAnsiTheme="minorHAnsi" w:cstheme="minorBidi"/>
                <w:vertAlign w:val="superscript"/>
              </w:rPr>
              <w:t>th</w:t>
            </w:r>
            <w:r w:rsidRPr="6B7748DC">
              <w:rPr>
                <w:rFonts w:asciiTheme="minorHAnsi" w:hAnsiTheme="minorHAnsi" w:cstheme="minorBidi"/>
              </w:rPr>
              <w:t xml:space="preserve"> November</w:t>
            </w:r>
          </w:p>
        </w:tc>
        <w:tc>
          <w:tcPr>
            <w:tcW w:w="2338" w:type="dxa"/>
          </w:tcPr>
          <w:p w:rsidR="00C142E1" w:rsidP="6B7748DC" w:rsidRDefault="72C8E04D" w14:paraId="183AE1D8" w14:textId="77777777">
            <w:pPr>
              <w:rPr>
                <w:rFonts w:asciiTheme="minorHAnsi" w:hAnsiTheme="minorHAnsi" w:cstheme="minorBidi"/>
              </w:rPr>
            </w:pPr>
            <w:r w:rsidRPr="6B7748DC">
              <w:rPr>
                <w:rFonts w:asciiTheme="minorHAnsi" w:hAnsiTheme="minorHAnsi" w:cstheme="minorBidi"/>
              </w:rPr>
              <w:t>Deadline for code and documentation</w:t>
            </w:r>
          </w:p>
        </w:tc>
        <w:tc>
          <w:tcPr>
            <w:tcW w:w="2338" w:type="dxa"/>
          </w:tcPr>
          <w:p w:rsidR="00C142E1" w:rsidP="6B7748DC" w:rsidRDefault="72C8E04D" w14:paraId="25F6E952" w14:textId="77777777">
            <w:pPr>
              <w:rPr>
                <w:rFonts w:asciiTheme="minorHAnsi" w:hAnsiTheme="minorHAnsi" w:cstheme="minorBidi"/>
              </w:rPr>
            </w:pPr>
            <w:r w:rsidRPr="6B7748DC">
              <w:rPr>
                <w:rFonts w:asciiTheme="minorHAnsi" w:hAnsiTheme="minorHAnsi" w:cstheme="minorBidi"/>
              </w:rPr>
              <w:t>25</w:t>
            </w:r>
            <w:r w:rsidRPr="6B7748DC">
              <w:rPr>
                <w:rFonts w:asciiTheme="minorHAnsi" w:hAnsiTheme="minorHAnsi" w:cstheme="minorBidi"/>
                <w:vertAlign w:val="superscript"/>
              </w:rPr>
              <w:t>th</w:t>
            </w:r>
            <w:r w:rsidRPr="6B7748DC">
              <w:rPr>
                <w:rFonts w:asciiTheme="minorHAnsi" w:hAnsiTheme="minorHAnsi" w:cstheme="minorBidi"/>
              </w:rPr>
              <w:t xml:space="preserve"> December</w:t>
            </w:r>
          </w:p>
        </w:tc>
      </w:tr>
      <w:tr w:rsidR="00C142E1" w:rsidTr="6B7748DC" w14:paraId="01541440" w14:textId="77777777">
        <w:tc>
          <w:tcPr>
            <w:tcW w:w="2337" w:type="dxa"/>
          </w:tcPr>
          <w:p w:rsidR="00C142E1" w:rsidP="6B7748DC" w:rsidRDefault="72C8E04D" w14:paraId="1CC54C66" w14:textId="77777777">
            <w:pPr>
              <w:rPr>
                <w:rFonts w:asciiTheme="minorHAnsi" w:hAnsiTheme="minorHAnsi" w:cstheme="minorBidi"/>
              </w:rPr>
            </w:pPr>
            <w:r w:rsidRPr="6B7748DC">
              <w:rPr>
                <w:rFonts w:asciiTheme="minorHAnsi" w:hAnsiTheme="minorHAnsi" w:cstheme="minorBidi"/>
              </w:rPr>
              <w:t>13</w:t>
            </w:r>
          </w:p>
        </w:tc>
        <w:tc>
          <w:tcPr>
            <w:tcW w:w="2337" w:type="dxa"/>
          </w:tcPr>
          <w:p w:rsidR="00C142E1" w:rsidP="6B7748DC" w:rsidRDefault="72C8E04D" w14:paraId="58109DB3" w14:textId="77777777">
            <w:pPr>
              <w:rPr>
                <w:rFonts w:asciiTheme="minorHAnsi" w:hAnsiTheme="minorHAnsi" w:cstheme="minorBidi"/>
              </w:rPr>
            </w:pPr>
            <w:r w:rsidRPr="6B7748DC">
              <w:rPr>
                <w:rFonts w:asciiTheme="minorHAnsi" w:hAnsiTheme="minorHAnsi" w:cstheme="minorBidi"/>
              </w:rPr>
              <w:t>2</w:t>
            </w:r>
            <w:r w:rsidRPr="6B7748DC">
              <w:rPr>
                <w:rFonts w:asciiTheme="minorHAnsi" w:hAnsiTheme="minorHAnsi" w:cstheme="minorBidi"/>
                <w:vertAlign w:val="superscript"/>
              </w:rPr>
              <w:t>nd</w:t>
            </w:r>
            <w:r w:rsidRPr="6B7748DC">
              <w:rPr>
                <w:rFonts w:asciiTheme="minorHAnsi" w:hAnsiTheme="minorHAnsi" w:cstheme="minorBidi"/>
              </w:rPr>
              <w:t xml:space="preserve"> December</w:t>
            </w:r>
          </w:p>
        </w:tc>
        <w:tc>
          <w:tcPr>
            <w:tcW w:w="2338" w:type="dxa"/>
          </w:tcPr>
          <w:p w:rsidR="00C142E1" w:rsidP="6B7748DC" w:rsidRDefault="72C8E04D" w14:paraId="107EC228" w14:textId="77777777">
            <w:pPr>
              <w:rPr>
                <w:rFonts w:asciiTheme="minorHAnsi" w:hAnsiTheme="minorHAnsi" w:cstheme="minorBidi"/>
              </w:rPr>
            </w:pPr>
            <w:r w:rsidRPr="6B7748DC">
              <w:rPr>
                <w:rFonts w:asciiTheme="minorHAnsi" w:hAnsiTheme="minorHAnsi" w:cstheme="minorBidi"/>
              </w:rPr>
              <w:t>Demo and presentation</w:t>
            </w:r>
          </w:p>
        </w:tc>
        <w:tc>
          <w:tcPr>
            <w:tcW w:w="2338" w:type="dxa"/>
          </w:tcPr>
          <w:p w:rsidR="00C142E1" w:rsidP="6B7748DC" w:rsidRDefault="72C8E04D" w14:paraId="69EB421C" w14:textId="77777777">
            <w:pPr>
              <w:rPr>
                <w:rFonts w:asciiTheme="minorHAnsi" w:hAnsiTheme="minorHAnsi" w:cstheme="minorBidi"/>
              </w:rPr>
            </w:pPr>
            <w:r w:rsidRPr="6B7748DC">
              <w:rPr>
                <w:rFonts w:asciiTheme="minorHAnsi" w:hAnsiTheme="minorHAnsi" w:cstheme="minorBidi"/>
              </w:rPr>
              <w:t>2</w:t>
            </w:r>
            <w:r w:rsidRPr="6B7748DC">
              <w:rPr>
                <w:rFonts w:asciiTheme="minorHAnsi" w:hAnsiTheme="minorHAnsi" w:cstheme="minorBidi"/>
                <w:vertAlign w:val="superscript"/>
              </w:rPr>
              <w:t>nd</w:t>
            </w:r>
            <w:r w:rsidRPr="6B7748DC">
              <w:rPr>
                <w:rFonts w:asciiTheme="minorHAnsi" w:hAnsiTheme="minorHAnsi" w:cstheme="minorBidi"/>
              </w:rPr>
              <w:t xml:space="preserve"> December</w:t>
            </w:r>
          </w:p>
        </w:tc>
      </w:tr>
    </w:tbl>
    <w:p w:rsidR="00C142E1" w:rsidP="6B7748DC" w:rsidRDefault="00C142E1" w14:paraId="11999A31" w14:textId="77777777">
      <w:pPr>
        <w:jc w:val="both"/>
        <w:rPr>
          <w:i/>
          <w:iCs/>
        </w:rPr>
      </w:pPr>
    </w:p>
    <w:p w:rsidRPr="00A66177" w:rsidR="00A66177" w:rsidP="6B7748DC" w:rsidRDefault="00A66177" w14:paraId="01138419" w14:textId="548517AE">
      <w:pPr>
        <w:jc w:val="both"/>
      </w:pPr>
      <w:r>
        <w:t xml:space="preserve">We also used a website called Trello to </w:t>
      </w:r>
      <w:r w:rsidR="009A3A63">
        <w:t>follow as a rough structure as to what we need in the game. We put everything in order</w:t>
      </w:r>
      <w:r w:rsidR="00B01351">
        <w:t xml:space="preserve"> of how important the events were in game. </w:t>
      </w:r>
      <w:r w:rsidR="001114ED">
        <w:t>So,</w:t>
      </w:r>
      <w:r w:rsidR="00B01351">
        <w:t xml:space="preserve"> we went in order from: Start event, to level all the way dow</w:t>
      </w:r>
      <w:r w:rsidR="009A3C31">
        <w:t>n to end game event.</w:t>
      </w:r>
    </w:p>
    <w:p w:rsidR="009A3C31" w:rsidP="6B7748DC" w:rsidRDefault="009A3C31" w14:paraId="17FB4C3D" w14:textId="5B899522">
      <w:pPr>
        <w:jc w:val="both"/>
      </w:pPr>
      <w:r>
        <w:t>See below for our Trello board:</w:t>
      </w:r>
    </w:p>
    <w:p w:rsidR="009C1AEB" w:rsidP="6B7748DC" w:rsidRDefault="009C1AEB" w14:paraId="47AEE3BF" w14:textId="5E8503D7">
      <w:pPr>
        <w:jc w:val="both"/>
      </w:pPr>
      <w:r w:rsidRPr="009C1AEB">
        <w:rPr>
          <w:noProof/>
        </w:rPr>
        <w:drawing>
          <wp:inline distT="0" distB="0" distL="0" distR="0" wp14:anchorId="2FF12CFE" wp14:editId="45A8EAE7">
            <wp:extent cx="6384834" cy="2583180"/>
            <wp:effectExtent l="0" t="0" r="0" b="7620"/>
            <wp:docPr id="17" name="Picture 16" descr="A screenshot of a video game&#10;&#10;Description automatically generated">
              <a:extLst xmlns:a="http://schemas.openxmlformats.org/drawingml/2006/main">
                <a:ext uri="{FF2B5EF4-FFF2-40B4-BE49-F238E27FC236}">
                  <a16:creationId xmlns:a16="http://schemas.microsoft.com/office/drawing/2014/main" id="{621B1E58-C434-D908-B94F-C27EEA246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video game&#10;&#10;Description automatically generated">
                      <a:extLst>
                        <a:ext uri="{FF2B5EF4-FFF2-40B4-BE49-F238E27FC236}">
                          <a16:creationId xmlns:a16="http://schemas.microsoft.com/office/drawing/2014/main" id="{621B1E58-C434-D908-B94F-C27EEA2460C1}"/>
                        </a:ext>
                      </a:extLst>
                    </pic:cNvPr>
                    <pic:cNvPicPr>
                      <a:picLocks noChangeAspect="1"/>
                    </pic:cNvPicPr>
                  </pic:nvPicPr>
                  <pic:blipFill>
                    <a:blip r:embed="rId17"/>
                    <a:stretch>
                      <a:fillRect/>
                    </a:stretch>
                  </pic:blipFill>
                  <pic:spPr>
                    <a:xfrm>
                      <a:off x="0" y="0"/>
                      <a:ext cx="6426122" cy="2599884"/>
                    </a:xfrm>
                    <a:prstGeom prst="rect">
                      <a:avLst/>
                    </a:prstGeom>
                  </pic:spPr>
                </pic:pic>
              </a:graphicData>
            </a:graphic>
          </wp:inline>
        </w:drawing>
      </w:r>
    </w:p>
    <w:p w:rsidR="00FA4632" w:rsidP="6B7748DC" w:rsidRDefault="00FA4632" w14:paraId="7623A812" w14:textId="48BFFB02">
      <w:pPr>
        <w:jc w:val="both"/>
      </w:pPr>
      <w:r>
        <w:rPr>
          <w:noProof/>
          <w14:ligatures w14:val="standardContextual"/>
        </w:rPr>
        <w:drawing>
          <wp:inline distT="0" distB="0" distL="0" distR="0" wp14:anchorId="080D4982" wp14:editId="1F7BE4AF">
            <wp:extent cx="4131396" cy="2549242"/>
            <wp:effectExtent l="0" t="0" r="2540" b="3810"/>
            <wp:docPr id="19" name="Picture 18" descr="A screenshot of a video game&#10;&#10;Description automatically generated">
              <a:extLst xmlns:a="http://schemas.openxmlformats.org/drawingml/2006/main">
                <a:ext uri="{FF2B5EF4-FFF2-40B4-BE49-F238E27FC236}">
                  <a16:creationId xmlns:a16="http://schemas.microsoft.com/office/drawing/2014/main" id="{C5FD7700-E722-26F5-14C7-6F403FEBD0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screenshot of a video game&#10;&#10;Description automatically generated">
                      <a:extLst>
                        <a:ext uri="{FF2B5EF4-FFF2-40B4-BE49-F238E27FC236}">
                          <a16:creationId xmlns:a16="http://schemas.microsoft.com/office/drawing/2014/main" id="{C5FD7700-E722-26F5-14C7-6F403FEBD001}"/>
                        </a:ext>
                      </a:extLst>
                    </pic:cNvPr>
                    <pic:cNvPicPr>
                      <a:picLocks noChangeAspect="1"/>
                    </pic:cNvPicPr>
                  </pic:nvPicPr>
                  <pic:blipFill>
                    <a:blip r:embed="rId18"/>
                    <a:stretch>
                      <a:fillRect/>
                    </a:stretch>
                  </pic:blipFill>
                  <pic:spPr>
                    <a:xfrm>
                      <a:off x="0" y="0"/>
                      <a:ext cx="4131396" cy="2549242"/>
                    </a:xfrm>
                    <a:prstGeom prst="rect">
                      <a:avLst/>
                    </a:prstGeom>
                  </pic:spPr>
                </pic:pic>
              </a:graphicData>
            </a:graphic>
          </wp:inline>
        </w:drawing>
      </w:r>
    </w:p>
    <w:p w:rsidR="009A3C31" w:rsidP="6B7748DC" w:rsidRDefault="009A3C31" w14:paraId="39ED750E" w14:textId="77777777">
      <w:pPr>
        <w:jc w:val="both"/>
      </w:pPr>
    </w:p>
    <w:p w:rsidRPr="00A66177" w:rsidR="000E0565" w:rsidP="6B7748DC" w:rsidRDefault="003D12F7" w14:paraId="52117419" w14:textId="0939ECFA">
      <w:pPr>
        <w:jc w:val="both"/>
      </w:pPr>
      <w:r>
        <w:t>Again,</w:t>
      </w:r>
      <w:r w:rsidR="000E0565">
        <w:t xml:space="preserve"> even with the Trello board, as time went </w:t>
      </w:r>
      <w:r>
        <w:t>on,</w:t>
      </w:r>
      <w:r w:rsidR="000E0565">
        <w:t xml:space="preserve"> we didn’t follow this </w:t>
      </w:r>
      <w:r w:rsidR="009D4E34">
        <w:t xml:space="preserve">board. </w:t>
      </w:r>
      <w:r>
        <w:t xml:space="preserve">We found it was </w:t>
      </w:r>
      <w:r w:rsidR="00E37F22">
        <w:t>better to discuss the importa</w:t>
      </w:r>
      <w:r w:rsidR="00DC5583">
        <w:t>nce of</w:t>
      </w:r>
      <w:r w:rsidR="001114ED">
        <w:t xml:space="preserve"> what files we needed to finalize and work on for the coming week. </w:t>
      </w:r>
    </w:p>
    <w:p w:rsidRPr="00EB157F" w:rsidR="00C142E1" w:rsidP="6B7748DC" w:rsidRDefault="72C8E04D" w14:paraId="4CBD1375" w14:textId="5D13AAC8">
      <w:pPr>
        <w:pStyle w:val="Heading2"/>
        <w:numPr>
          <w:ilvl w:val="1"/>
          <w:numId w:val="7"/>
        </w:numPr>
        <w:jc w:val="both"/>
        <w:rPr>
          <w:rFonts w:asciiTheme="minorHAnsi" w:hAnsiTheme="minorHAnsi" w:cstheme="minorBidi"/>
        </w:rPr>
      </w:pPr>
      <w:bookmarkStart w:name="_Toc183102991" w:id="25"/>
      <w:r w:rsidRPr="6B7748DC">
        <w:rPr>
          <w:rFonts w:asciiTheme="minorHAnsi" w:hAnsiTheme="minorHAnsi" w:cstheme="minorBidi"/>
        </w:rPr>
        <w:t>Communication &amp; Collaboration plan</w:t>
      </w:r>
      <w:bookmarkEnd w:id="25"/>
    </w:p>
    <w:p w:rsidR="00494DDB" w:rsidP="6B7748DC" w:rsidRDefault="00494DDB" w14:paraId="4ACD30EC" w14:textId="1494B002">
      <w:pPr>
        <w:jc w:val="both"/>
        <w:rPr>
          <w:rFonts w:asciiTheme="minorHAnsi" w:hAnsiTheme="minorHAnsi" w:cstheme="minorBidi"/>
        </w:rPr>
      </w:pPr>
      <w:r>
        <w:rPr>
          <w:rFonts w:asciiTheme="minorHAnsi" w:hAnsiTheme="minorHAnsi" w:cstheme="minorBidi"/>
        </w:rPr>
        <w:t xml:space="preserve">Communication was a key part of the project. We used discord to hold our sprint meetings </w:t>
      </w:r>
      <w:r w:rsidR="004B614D">
        <w:rPr>
          <w:rFonts w:asciiTheme="minorHAnsi" w:hAnsiTheme="minorHAnsi" w:cstheme="minorBidi"/>
        </w:rPr>
        <w:t xml:space="preserve">every </w:t>
      </w:r>
      <w:r w:rsidR="00B364E7">
        <w:rPr>
          <w:rFonts w:asciiTheme="minorHAnsi" w:hAnsiTheme="minorHAnsi" w:cstheme="minorBidi"/>
        </w:rPr>
        <w:t xml:space="preserve">Tuesday. </w:t>
      </w:r>
      <w:r w:rsidR="000D5F7D">
        <w:rPr>
          <w:rFonts w:asciiTheme="minorHAnsi" w:hAnsiTheme="minorHAnsi" w:cstheme="minorBidi"/>
        </w:rPr>
        <w:t xml:space="preserve">We found discord to be </w:t>
      </w:r>
      <w:r w:rsidR="00260DBB">
        <w:rPr>
          <w:rFonts w:asciiTheme="minorHAnsi" w:hAnsiTheme="minorHAnsi" w:cstheme="minorBidi"/>
        </w:rPr>
        <w:t>extremely useful for our communication</w:t>
      </w:r>
      <w:r w:rsidR="008F31D8">
        <w:rPr>
          <w:rFonts w:asciiTheme="minorHAnsi" w:hAnsiTheme="minorHAnsi" w:cstheme="minorBidi"/>
        </w:rPr>
        <w:t xml:space="preserve">. This was because of the functionality of </w:t>
      </w:r>
      <w:r w:rsidR="00A50C4A">
        <w:rPr>
          <w:rFonts w:asciiTheme="minorHAnsi" w:hAnsiTheme="minorHAnsi" w:cstheme="minorBidi"/>
        </w:rPr>
        <w:t xml:space="preserve">creating a server and on this </w:t>
      </w:r>
      <w:r w:rsidR="008E1FF0">
        <w:rPr>
          <w:rFonts w:asciiTheme="minorHAnsi" w:hAnsiTheme="minorHAnsi" w:cstheme="minorBidi"/>
        </w:rPr>
        <w:t>server,</w:t>
      </w:r>
      <w:r w:rsidR="00A50C4A">
        <w:rPr>
          <w:rFonts w:asciiTheme="minorHAnsi" w:hAnsiTheme="minorHAnsi" w:cstheme="minorBidi"/>
        </w:rPr>
        <w:t xml:space="preserve"> we had separate channels such as a call channel, a text channel for general discussions</w:t>
      </w:r>
      <w:r w:rsidR="006465AC">
        <w:rPr>
          <w:rFonts w:asciiTheme="minorHAnsi" w:hAnsiTheme="minorHAnsi" w:cstheme="minorBidi"/>
        </w:rPr>
        <w:t xml:space="preserve"> such as if there was a push made or </w:t>
      </w:r>
      <w:r w:rsidR="00DF71B5">
        <w:rPr>
          <w:rFonts w:asciiTheme="minorHAnsi" w:hAnsiTheme="minorHAnsi" w:cstheme="minorBidi"/>
        </w:rPr>
        <w:t xml:space="preserve">to </w:t>
      </w:r>
      <w:r w:rsidR="008E1FF0">
        <w:rPr>
          <w:rFonts w:asciiTheme="minorHAnsi" w:hAnsiTheme="minorHAnsi" w:cstheme="minorBidi"/>
        </w:rPr>
        <w:t>organize a call</w:t>
      </w:r>
      <w:r w:rsidR="00A50C4A">
        <w:rPr>
          <w:rFonts w:asciiTheme="minorHAnsi" w:hAnsiTheme="minorHAnsi" w:cstheme="minorBidi"/>
        </w:rPr>
        <w:t xml:space="preserve">, a channel for </w:t>
      </w:r>
      <w:r w:rsidR="00E530AE">
        <w:rPr>
          <w:rFonts w:asciiTheme="minorHAnsi" w:hAnsiTheme="minorHAnsi" w:cstheme="minorBidi"/>
        </w:rPr>
        <w:t xml:space="preserve">problems, so if we had </w:t>
      </w:r>
      <w:r w:rsidR="008E1FF0">
        <w:rPr>
          <w:rFonts w:asciiTheme="minorHAnsi" w:hAnsiTheme="minorHAnsi" w:cstheme="minorBidi"/>
        </w:rPr>
        <w:t>issues,</w:t>
      </w:r>
      <w:r w:rsidR="00E530AE">
        <w:rPr>
          <w:rFonts w:asciiTheme="minorHAnsi" w:hAnsiTheme="minorHAnsi" w:cstheme="minorBidi"/>
        </w:rPr>
        <w:t xml:space="preserve"> we could share screenshots of our files or error codes and work on them collaboratively. </w:t>
      </w:r>
    </w:p>
    <w:p w:rsidR="008E1FF0" w:rsidP="6B7748DC" w:rsidRDefault="008E1FF0" w14:paraId="5798DDE8" w14:textId="2CB33475">
      <w:pPr>
        <w:jc w:val="both"/>
        <w:rPr>
          <w:rFonts w:asciiTheme="minorHAnsi" w:hAnsiTheme="minorHAnsi" w:cstheme="minorBidi"/>
        </w:rPr>
      </w:pPr>
      <w:r>
        <w:rPr>
          <w:rFonts w:asciiTheme="minorHAnsi" w:hAnsiTheme="minorHAnsi" w:cstheme="minorBidi"/>
        </w:rPr>
        <w:t xml:space="preserve">We also used GitHub to work on our code collaboratively. Here was where we pushed our code to the cloud, this enabled the other members of the group to pull the code from this repository </w:t>
      </w:r>
      <w:r w:rsidR="00EF4121">
        <w:rPr>
          <w:rFonts w:asciiTheme="minorHAnsi" w:hAnsiTheme="minorHAnsi" w:cstheme="minorBidi"/>
        </w:rPr>
        <w:t xml:space="preserve">to pull </w:t>
      </w:r>
      <w:r w:rsidR="00EB5E94">
        <w:rPr>
          <w:rFonts w:asciiTheme="minorHAnsi" w:hAnsiTheme="minorHAnsi" w:cstheme="minorBidi"/>
        </w:rPr>
        <w:t>all</w:t>
      </w:r>
      <w:r w:rsidR="00EF4121">
        <w:rPr>
          <w:rFonts w:asciiTheme="minorHAnsi" w:hAnsiTheme="minorHAnsi" w:cstheme="minorBidi"/>
        </w:rPr>
        <w:t xml:space="preserve"> our code together to make a functional game. This also enabled us to create our own branches to work on our code individually. It was a bit of a learning experience to </w:t>
      </w:r>
      <w:r w:rsidR="00EA68DF">
        <w:rPr>
          <w:rFonts w:asciiTheme="minorHAnsi" w:hAnsiTheme="minorHAnsi" w:cstheme="minorBidi"/>
        </w:rPr>
        <w:t xml:space="preserve">get the branches set up correctly but the reason we wanted to do this was because when </w:t>
      </w:r>
      <w:r w:rsidR="009755D6">
        <w:rPr>
          <w:rFonts w:asciiTheme="minorHAnsi" w:hAnsiTheme="minorHAnsi" w:cstheme="minorBidi"/>
        </w:rPr>
        <w:t xml:space="preserve">we merged our code to the main branch it was much easier than pulling all from the main as sometimes it would overwrite some of our code or </w:t>
      </w:r>
      <w:r w:rsidR="00EB5E94">
        <w:rPr>
          <w:rFonts w:asciiTheme="minorHAnsi" w:hAnsiTheme="minorHAnsi" w:cstheme="minorBidi"/>
        </w:rPr>
        <w:t>even not work at all.</w:t>
      </w:r>
    </w:p>
    <w:p w:rsidR="005E0542" w:rsidP="6B7748DC" w:rsidRDefault="005E0542" w14:paraId="365704E5" w14:textId="11751F34">
      <w:pPr>
        <w:jc w:val="both"/>
        <w:rPr>
          <w:rFonts w:asciiTheme="minorHAnsi" w:hAnsiTheme="minorHAnsi" w:cstheme="minorBidi"/>
        </w:rPr>
      </w:pPr>
      <w:r>
        <w:rPr>
          <w:rFonts w:asciiTheme="minorHAnsi" w:hAnsiTheme="minorHAnsi" w:cstheme="minorBidi"/>
        </w:rPr>
        <w:t xml:space="preserve">Finally, we used </w:t>
      </w:r>
      <w:r w:rsidR="001346DB">
        <w:rPr>
          <w:rFonts w:asciiTheme="minorHAnsi" w:hAnsiTheme="minorHAnsi" w:cstheme="minorBidi"/>
        </w:rPr>
        <w:t>Microsoft’s</w:t>
      </w:r>
      <w:r>
        <w:rPr>
          <w:rFonts w:asciiTheme="minorHAnsi" w:hAnsiTheme="minorHAnsi" w:cstheme="minorBidi"/>
        </w:rPr>
        <w:t xml:space="preserve"> OneDrive to work on our presentations and word docs like this technical </w:t>
      </w:r>
      <w:r w:rsidR="001346DB">
        <w:rPr>
          <w:rFonts w:asciiTheme="minorHAnsi" w:hAnsiTheme="minorHAnsi" w:cstheme="minorBidi"/>
        </w:rPr>
        <w:t>document collaboratively while saving it all to the cloud simultaneously.</w:t>
      </w:r>
    </w:p>
    <w:p w:rsidR="00C142E1" w:rsidP="6B7748DC" w:rsidRDefault="00C142E1" w14:paraId="7B51805D" w14:textId="77777777">
      <w:pPr>
        <w:jc w:val="both"/>
        <w:rPr>
          <w:rFonts w:asciiTheme="minorHAnsi" w:hAnsiTheme="minorHAnsi" w:cstheme="minorBidi"/>
        </w:rPr>
      </w:pPr>
    </w:p>
    <w:p w:rsidRPr="001F03AF" w:rsidR="00C142E1" w:rsidP="6B7748DC" w:rsidRDefault="00FE4A3E" w14:paraId="00B6704B" w14:textId="57201A18">
      <w:pPr>
        <w:pStyle w:val="Heading2"/>
        <w:jc w:val="both"/>
        <w:rPr>
          <w:rFonts w:asciiTheme="minorHAnsi" w:hAnsiTheme="minorHAnsi" w:cstheme="minorBidi"/>
        </w:rPr>
      </w:pPr>
      <w:bookmarkStart w:name="_Toc183102992" w:id="26"/>
      <w:r w:rsidRPr="6B7748DC">
        <w:rPr>
          <w:rFonts w:asciiTheme="minorHAnsi" w:hAnsiTheme="minorHAnsi" w:cstheme="minorBidi"/>
        </w:rPr>
        <w:t>3</w:t>
      </w:r>
      <w:r w:rsidRPr="6B7748DC" w:rsidR="72C8E04D">
        <w:rPr>
          <w:rFonts w:asciiTheme="minorHAnsi" w:hAnsiTheme="minorHAnsi" w:cstheme="minorBidi"/>
        </w:rPr>
        <w:t>.3 Development Methodologies</w:t>
      </w:r>
      <w:bookmarkEnd w:id="26"/>
    </w:p>
    <w:p w:rsidRPr="00927F3A" w:rsidR="00C142E1" w:rsidP="6B7748DC" w:rsidRDefault="72C8E04D" w14:paraId="453388AD" w14:textId="620D90F3">
      <w:pPr>
        <w:jc w:val="both"/>
        <w:rPr>
          <w:rFonts w:asciiTheme="minorHAnsi" w:hAnsiTheme="minorHAnsi" w:cstheme="minorBidi"/>
        </w:rPr>
      </w:pPr>
      <w:r w:rsidRPr="6B7748DC">
        <w:rPr>
          <w:rFonts w:asciiTheme="minorHAnsi" w:hAnsiTheme="minorHAnsi" w:cstheme="minorBidi"/>
        </w:rPr>
        <w:t xml:space="preserve">The development methodology </w:t>
      </w:r>
      <w:r w:rsidR="002172F5">
        <w:rPr>
          <w:rFonts w:asciiTheme="minorHAnsi" w:hAnsiTheme="minorHAnsi" w:cstheme="minorBidi"/>
        </w:rPr>
        <w:t>we decided</w:t>
      </w:r>
      <w:r w:rsidRPr="6B7748DC">
        <w:rPr>
          <w:rFonts w:asciiTheme="minorHAnsi" w:hAnsiTheme="minorHAnsi" w:cstheme="minorBidi"/>
        </w:rPr>
        <w:t xml:space="preserve"> to </w:t>
      </w:r>
      <w:r w:rsidR="002172F5">
        <w:rPr>
          <w:rFonts w:asciiTheme="minorHAnsi" w:hAnsiTheme="minorHAnsi" w:cstheme="minorBidi"/>
        </w:rPr>
        <w:t xml:space="preserve">use was </w:t>
      </w:r>
      <w:r w:rsidRPr="6B7748DC">
        <w:rPr>
          <w:rFonts w:asciiTheme="minorHAnsi" w:hAnsiTheme="minorHAnsi" w:cstheme="minorBidi"/>
        </w:rPr>
        <w:t xml:space="preserve">the </w:t>
      </w:r>
      <w:r w:rsidR="002172F5">
        <w:rPr>
          <w:rFonts w:asciiTheme="minorHAnsi" w:hAnsiTheme="minorHAnsi" w:cstheme="minorBidi"/>
        </w:rPr>
        <w:t>Agile</w:t>
      </w:r>
      <w:r w:rsidRPr="6B7748DC">
        <w:rPr>
          <w:rFonts w:asciiTheme="minorHAnsi" w:hAnsiTheme="minorHAnsi" w:cstheme="minorBidi"/>
        </w:rPr>
        <w:t xml:space="preserve"> design </w:t>
      </w:r>
      <w:r w:rsidR="002172F5">
        <w:rPr>
          <w:rFonts w:asciiTheme="minorHAnsi" w:hAnsiTheme="minorHAnsi" w:cstheme="minorBidi"/>
        </w:rPr>
        <w:t>methodology. We decided on this one as we first, knew the most about it. We learned quite a bit about it in our games design module in 2</w:t>
      </w:r>
      <w:r w:rsidRPr="002172F5" w:rsidR="002172F5">
        <w:rPr>
          <w:rFonts w:asciiTheme="minorHAnsi" w:hAnsiTheme="minorHAnsi" w:cstheme="minorBidi"/>
          <w:vertAlign w:val="superscript"/>
        </w:rPr>
        <w:t>nd</w:t>
      </w:r>
      <w:r w:rsidR="002172F5">
        <w:rPr>
          <w:rFonts w:asciiTheme="minorHAnsi" w:hAnsiTheme="minorHAnsi" w:cstheme="minorBidi"/>
        </w:rPr>
        <w:t xml:space="preserve"> year and in our taught content for this module with Jacqueline.</w:t>
      </w:r>
    </w:p>
    <w:p w:rsidR="00C863BA" w:rsidP="6B7748DC" w:rsidRDefault="00C863BA" w14:paraId="3D6C6468" w14:textId="21754B13">
      <w:pPr>
        <w:jc w:val="both"/>
        <w:rPr>
          <w:rFonts w:asciiTheme="minorHAnsi" w:hAnsiTheme="minorHAnsi" w:cstheme="minorBidi"/>
        </w:rPr>
      </w:pPr>
      <w:r>
        <w:rPr>
          <w:rFonts w:asciiTheme="minorHAnsi" w:hAnsiTheme="minorHAnsi" w:cstheme="minorBidi"/>
        </w:rPr>
        <w:t xml:space="preserve">Agile enabled us to follow a </w:t>
      </w:r>
      <w:r w:rsidR="00B146DE">
        <w:rPr>
          <w:rFonts w:asciiTheme="minorHAnsi" w:hAnsiTheme="minorHAnsi" w:cstheme="minorBidi"/>
        </w:rPr>
        <w:t xml:space="preserve">good structure in terms of getting our work </w:t>
      </w:r>
      <w:r w:rsidR="00CA10C1">
        <w:rPr>
          <w:rFonts w:asciiTheme="minorHAnsi" w:hAnsiTheme="minorHAnsi" w:cstheme="minorBidi"/>
        </w:rPr>
        <w:t>done fast and structured, but it also was very flexible in that we could alter the method to suit our needs and work styles.</w:t>
      </w:r>
    </w:p>
    <w:p w:rsidR="009A66AD" w:rsidP="6B7748DC" w:rsidRDefault="009A66AD" w14:paraId="630525E9" w14:textId="450C4CB1">
      <w:pPr>
        <w:jc w:val="both"/>
        <w:rPr>
          <w:rFonts w:asciiTheme="minorHAnsi" w:hAnsiTheme="minorHAnsi" w:cstheme="minorBidi"/>
        </w:rPr>
      </w:pPr>
      <w:r>
        <w:rPr>
          <w:rFonts w:asciiTheme="minorHAnsi" w:hAnsiTheme="minorHAnsi" w:cstheme="minorBidi"/>
        </w:rPr>
        <w:t xml:space="preserve">Part of this methodology was to use sprint meetings to discuss work we needed to </w:t>
      </w:r>
      <w:r w:rsidR="00AB053C">
        <w:rPr>
          <w:rFonts w:asciiTheme="minorHAnsi" w:hAnsiTheme="minorHAnsi" w:cstheme="minorBidi"/>
        </w:rPr>
        <w:t>get done</w:t>
      </w:r>
      <w:r w:rsidR="00072AD1">
        <w:rPr>
          <w:rFonts w:asciiTheme="minorHAnsi" w:hAnsiTheme="minorHAnsi" w:cstheme="minorBidi"/>
        </w:rPr>
        <w:t xml:space="preserve">. Also, </w:t>
      </w:r>
      <w:r w:rsidR="00D44F3E">
        <w:rPr>
          <w:rFonts w:asciiTheme="minorHAnsi" w:hAnsiTheme="minorHAnsi" w:cstheme="minorBidi"/>
        </w:rPr>
        <w:t xml:space="preserve">there is of course a planning stage for this in which we made our </w:t>
      </w:r>
      <w:r w:rsidR="00A544A4">
        <w:rPr>
          <w:rFonts w:asciiTheme="minorHAnsi" w:hAnsiTheme="minorHAnsi" w:cstheme="minorBidi"/>
        </w:rPr>
        <w:t xml:space="preserve">must have, need to have, and </w:t>
      </w:r>
      <w:r w:rsidR="00520F6C">
        <w:rPr>
          <w:rFonts w:asciiTheme="minorHAnsi" w:hAnsiTheme="minorHAnsi" w:cstheme="minorBidi"/>
        </w:rPr>
        <w:t xml:space="preserve">nice to have </w:t>
      </w:r>
      <w:r w:rsidR="00DE3ABB">
        <w:rPr>
          <w:rFonts w:asciiTheme="minorHAnsi" w:hAnsiTheme="minorHAnsi" w:cstheme="minorBidi"/>
        </w:rPr>
        <w:t>categories</w:t>
      </w:r>
      <w:r w:rsidR="00520F6C">
        <w:rPr>
          <w:rFonts w:asciiTheme="minorHAnsi" w:hAnsiTheme="minorHAnsi" w:cstheme="minorBidi"/>
        </w:rPr>
        <w:t xml:space="preserve"> to</w:t>
      </w:r>
      <w:r w:rsidR="00DE3ABB">
        <w:rPr>
          <w:rFonts w:asciiTheme="minorHAnsi" w:hAnsiTheme="minorHAnsi" w:cstheme="minorBidi"/>
        </w:rPr>
        <w:t xml:space="preserve"> properly assess what work needs to be done and to the importance of the files we had planned to put in the game.</w:t>
      </w:r>
    </w:p>
    <w:p w:rsidRPr="00927F3A" w:rsidR="008404F5" w:rsidP="6B7748DC" w:rsidRDefault="008404F5" w14:paraId="40354B34" w14:textId="4F985D2C">
      <w:pPr>
        <w:jc w:val="both"/>
        <w:rPr>
          <w:rFonts w:asciiTheme="minorHAnsi" w:hAnsiTheme="minorHAnsi" w:cstheme="minorBidi"/>
        </w:rPr>
      </w:pPr>
      <w:r>
        <w:rPr>
          <w:rFonts w:asciiTheme="minorHAnsi" w:hAnsiTheme="minorHAnsi" w:cstheme="minorBidi"/>
        </w:rPr>
        <w:t>Below is the board we made for these categories back at the very beginning of the project</w:t>
      </w:r>
      <w:r w:rsidR="005A75B3">
        <w:rPr>
          <w:rFonts w:asciiTheme="minorHAnsi" w:hAnsiTheme="minorHAnsi" w:cstheme="minorBidi"/>
        </w:rPr>
        <w:t>s concept stages:</w:t>
      </w:r>
    </w:p>
    <w:p w:rsidRPr="00AF335C" w:rsidR="0042501D" w:rsidP="6B7748DC" w:rsidRDefault="0042501D" w14:paraId="68F1193E" w14:textId="77777777">
      <w:pPr>
        <w:jc w:val="both"/>
      </w:pPr>
    </w:p>
    <w:p w:rsidR="6B7748DC" w:rsidP="6B7748DC" w:rsidRDefault="008404F5" w14:paraId="35F72A34" w14:textId="47AC1F04">
      <w:pPr>
        <w:jc w:val="both"/>
      </w:pPr>
      <w:r w:rsidRPr="008404F5">
        <w:rPr>
          <w:noProof/>
        </w:rPr>
        <w:drawing>
          <wp:inline distT="0" distB="0" distL="0" distR="0" wp14:anchorId="312EB34C" wp14:editId="006D5FD4">
            <wp:extent cx="4374473" cy="3108792"/>
            <wp:effectExtent l="0" t="0" r="7620" b="0"/>
            <wp:docPr id="7" name="Picture 6" descr="A bulletin board with sticky notes&#10;&#10;Description automatically generated">
              <a:extLst xmlns:a="http://schemas.openxmlformats.org/drawingml/2006/main">
                <a:ext uri="{FF2B5EF4-FFF2-40B4-BE49-F238E27FC236}">
                  <a16:creationId xmlns:a16="http://schemas.microsoft.com/office/drawing/2014/main" id="{D5480698-AB65-5C9A-4B1F-55825234E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ulletin board with sticky notes&#10;&#10;Description automatically generated">
                      <a:extLst>
                        <a:ext uri="{FF2B5EF4-FFF2-40B4-BE49-F238E27FC236}">
                          <a16:creationId xmlns:a16="http://schemas.microsoft.com/office/drawing/2014/main" id="{D5480698-AB65-5C9A-4B1F-55825234EC1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4473" cy="3108792"/>
                    </a:xfrm>
                    <a:prstGeom prst="rect">
                      <a:avLst/>
                    </a:prstGeom>
                  </pic:spPr>
                </pic:pic>
              </a:graphicData>
            </a:graphic>
          </wp:inline>
        </w:drawing>
      </w:r>
    </w:p>
    <w:p w:rsidR="6B7748DC" w:rsidP="6B7748DC" w:rsidRDefault="00994701" w14:paraId="62D4943E" w14:textId="3BC8E38C">
      <w:pPr>
        <w:jc w:val="both"/>
      </w:pPr>
      <w:r>
        <w:t xml:space="preserve">We also thoroughly tested our code. We did this by getting friends and family members to try out the game. We also added debugs to the game to check if </w:t>
      </w:r>
      <w:r w:rsidR="00A97D5C">
        <w:t xml:space="preserve">for example the shop system works properly. </w:t>
      </w:r>
    </w:p>
    <w:p w:rsidR="006A0716" w:rsidP="6B7748DC" w:rsidRDefault="006A0716" w14:paraId="57075ADF" w14:textId="09CE977B">
      <w:pPr>
        <w:jc w:val="both"/>
      </w:pPr>
      <w:r>
        <w:t xml:space="preserve">As we went along in the process our project supervisor Jacqueline Humphries </w:t>
      </w:r>
      <w:r w:rsidR="00CE7B8A">
        <w:t>looked at our code and ensured we were constantly working on the project.</w:t>
      </w:r>
    </w:p>
    <w:p w:rsidR="6B7748DC" w:rsidP="6B7748DC" w:rsidRDefault="6B7748DC" w14:paraId="11BAB4C3" w14:textId="3B6D4389">
      <w:pPr>
        <w:jc w:val="both"/>
      </w:pPr>
    </w:p>
    <w:p w:rsidR="6B7748DC" w:rsidP="6B7748DC" w:rsidRDefault="6B7748DC" w14:paraId="628F6B43" w14:textId="6DBAE229">
      <w:pPr>
        <w:jc w:val="both"/>
      </w:pPr>
    </w:p>
    <w:p w:rsidR="6B7748DC" w:rsidP="6B7748DC" w:rsidRDefault="6B7748DC" w14:paraId="60A1B7E4" w14:textId="6F45D50E">
      <w:pPr>
        <w:jc w:val="both"/>
      </w:pPr>
    </w:p>
    <w:p w:rsidR="6B7748DC" w:rsidP="6B7748DC" w:rsidRDefault="6B7748DC" w14:paraId="17F51CB1" w14:textId="40F54DDE">
      <w:pPr>
        <w:jc w:val="both"/>
      </w:pPr>
    </w:p>
    <w:p w:rsidR="6B7748DC" w:rsidP="6B7748DC" w:rsidRDefault="6B7748DC" w14:paraId="7BBB7530" w14:textId="7D0D9D30">
      <w:pPr>
        <w:jc w:val="both"/>
      </w:pPr>
    </w:p>
    <w:p w:rsidR="6B7748DC" w:rsidP="6B7748DC" w:rsidRDefault="6B7748DC" w14:paraId="4D239945" w14:textId="1E95B9AA">
      <w:pPr>
        <w:jc w:val="both"/>
      </w:pPr>
    </w:p>
    <w:p w:rsidR="6B7748DC" w:rsidP="6B7748DC" w:rsidRDefault="6B7748DC" w14:paraId="7F532D3A" w14:textId="7C33B238">
      <w:pPr>
        <w:jc w:val="both"/>
      </w:pPr>
    </w:p>
    <w:p w:rsidR="6B7748DC" w:rsidP="6B7748DC" w:rsidRDefault="6B7748DC" w14:paraId="2A93245B" w14:textId="02D78433">
      <w:pPr>
        <w:jc w:val="both"/>
      </w:pPr>
    </w:p>
    <w:p w:rsidR="6B7748DC" w:rsidP="6B7748DC" w:rsidRDefault="6B7748DC" w14:paraId="19C18C62" w14:textId="5AB87EF2">
      <w:pPr>
        <w:jc w:val="both"/>
      </w:pPr>
    </w:p>
    <w:p w:rsidR="6B7748DC" w:rsidP="6B7748DC" w:rsidRDefault="6B7748DC" w14:paraId="3265582A" w14:textId="14A237CD">
      <w:pPr>
        <w:jc w:val="both"/>
      </w:pPr>
    </w:p>
    <w:p w:rsidR="6B7748DC" w:rsidP="6B7748DC" w:rsidRDefault="6B7748DC" w14:paraId="0A6CBF85" w14:textId="128E19E4">
      <w:pPr>
        <w:jc w:val="both"/>
      </w:pPr>
    </w:p>
    <w:p w:rsidR="6B7748DC" w:rsidP="6B7748DC" w:rsidRDefault="6B7748DC" w14:paraId="70639221" w14:textId="75C01C97">
      <w:pPr>
        <w:jc w:val="both"/>
      </w:pPr>
    </w:p>
    <w:p w:rsidR="6B7748DC" w:rsidP="6B7748DC" w:rsidRDefault="6B7748DC" w14:paraId="13524C96" w14:textId="6D389EBC">
      <w:pPr>
        <w:jc w:val="both"/>
      </w:pPr>
    </w:p>
    <w:p w:rsidR="6B7748DC" w:rsidP="6B7748DC" w:rsidRDefault="6B7748DC" w14:paraId="41E337AB" w14:textId="73C542F5">
      <w:pPr>
        <w:jc w:val="both"/>
      </w:pPr>
    </w:p>
    <w:p w:rsidRPr="00A66177" w:rsidR="0042501D" w:rsidP="00A66177" w:rsidRDefault="00A66177" w14:paraId="04624B47" w14:textId="28BD2BF3">
      <w:pPr>
        <w:pStyle w:val="Heading1"/>
      </w:pPr>
      <w:bookmarkStart w:name="_Toc434332609" w:id="27"/>
      <w:bookmarkStart w:name="_Toc183102993" w:id="28"/>
      <w:r>
        <w:t xml:space="preserve">4. </w:t>
      </w:r>
      <w:r w:rsidRPr="00A66177" w:rsidR="59D8C99A">
        <w:t>Technical Review and Research</w:t>
      </w:r>
      <w:bookmarkEnd w:id="27"/>
      <w:bookmarkEnd w:id="28"/>
    </w:p>
    <w:p w:rsidR="241EED7A" w:rsidP="6B7748DC" w:rsidRDefault="59D8C99A" w14:paraId="75F26B25" w14:textId="6EBA109C">
      <w:pPr>
        <w:spacing w:before="120" w:after="120"/>
        <w:jc w:val="both"/>
        <w:rPr>
          <w:i/>
          <w:iCs/>
        </w:rPr>
      </w:pPr>
      <w:r w:rsidRPr="6B7748DC">
        <w:rPr>
          <w:i/>
          <w:iCs/>
        </w:rPr>
        <w:t>Outline the literature reviewed and research completed to inform the completion of your project.  This should include commentary on current and emerging technologies/systems, key data, information, source, code etc. which was sourced as part of your research.  Where relevant indicate any conclusions or recommendations arising from your research</w:t>
      </w:r>
    </w:p>
    <w:p w:rsidRPr="00D2010A" w:rsidR="0042501D" w:rsidP="00267313" w:rsidRDefault="59D8C99A" w14:paraId="5FDF940F" w14:textId="77777777">
      <w:pPr>
        <w:pStyle w:val="Heading2"/>
        <w:numPr>
          <w:ilvl w:val="1"/>
          <w:numId w:val="8"/>
        </w:numPr>
        <w:jc w:val="both"/>
        <w:rPr>
          <w:i/>
          <w:iCs/>
          <w:color w:val="2C7FCE" w:themeColor="text2" w:themeTint="99"/>
        </w:rPr>
      </w:pPr>
      <w:bookmarkStart w:name="_Toc183102994" w:id="29"/>
      <w:r>
        <w:t>Game Mechanics</w:t>
      </w:r>
      <w:bookmarkEnd w:id="29"/>
      <w:r>
        <w:t xml:space="preserve">  </w:t>
      </w:r>
    </w:p>
    <w:p w:rsidR="0042501D" w:rsidP="6B7748DC" w:rsidRDefault="59D8C99A" w14:paraId="1F3FDF50" w14:textId="77777777">
      <w:pPr>
        <w:jc w:val="both"/>
        <w:rPr>
          <w:rFonts w:asciiTheme="minorHAnsi" w:hAnsiTheme="minorHAnsi" w:cstheme="minorBidi"/>
        </w:rPr>
      </w:pPr>
      <w:r w:rsidRPr="6B7748DC">
        <w:rPr>
          <w:rFonts w:asciiTheme="minorHAnsi" w:hAnsiTheme="minorHAnsi" w:cstheme="minorBidi"/>
        </w:rPr>
        <w:t>The following constructs of rules and/or methods will be designed for interaction with the game state and unique abilities, thus providing gameplay:</w:t>
      </w:r>
    </w:p>
    <w:p w:rsidRPr="00911EF7" w:rsidR="0042501D" w:rsidP="6B7748DC" w:rsidRDefault="0042501D" w14:paraId="7066CE0F" w14:textId="77777777">
      <w:pPr>
        <w:jc w:val="both"/>
        <w:rPr>
          <w:rFonts w:asciiTheme="minorHAnsi" w:hAnsiTheme="minorHAnsi" w:cstheme="minorBidi"/>
        </w:rPr>
      </w:pPr>
    </w:p>
    <w:tbl>
      <w:tblPr>
        <w:tblStyle w:val="TableGrid"/>
        <w:tblW w:w="0" w:type="auto"/>
        <w:tblLook w:val="04A0" w:firstRow="1" w:lastRow="0" w:firstColumn="1" w:lastColumn="0" w:noHBand="0" w:noVBand="1"/>
      </w:tblPr>
      <w:tblGrid>
        <w:gridCol w:w="3004"/>
        <w:gridCol w:w="3001"/>
        <w:gridCol w:w="3012"/>
      </w:tblGrid>
      <w:tr w:rsidRPr="00EB157F" w:rsidR="0042501D" w:rsidTr="6B7748DC" w14:paraId="071338FD" w14:textId="77777777">
        <w:tc>
          <w:tcPr>
            <w:tcW w:w="3116" w:type="dxa"/>
          </w:tcPr>
          <w:p w:rsidRPr="00EB157F" w:rsidR="0042501D" w:rsidP="6B7748DC" w:rsidRDefault="20BF74EF" w14:paraId="32FC1906" w14:textId="7709D60E">
            <w:r w:rsidRPr="6B7748DC">
              <w:rPr>
                <w:rFonts w:asciiTheme="minorHAnsi" w:hAnsiTheme="minorHAnsi" w:cstheme="minorBidi"/>
                <w:b/>
                <w:bCs/>
              </w:rPr>
              <w:t>Object</w:t>
            </w:r>
          </w:p>
        </w:tc>
        <w:tc>
          <w:tcPr>
            <w:tcW w:w="3117" w:type="dxa"/>
          </w:tcPr>
          <w:p w:rsidRPr="00EB157F" w:rsidR="0042501D" w:rsidP="6B7748DC" w:rsidRDefault="59D8C99A" w14:paraId="0C58D386" w14:textId="77777777">
            <w:pPr>
              <w:rPr>
                <w:rFonts w:asciiTheme="minorHAnsi" w:hAnsiTheme="minorHAnsi" w:cstheme="minorBidi"/>
                <w:b/>
                <w:bCs/>
              </w:rPr>
            </w:pPr>
            <w:r w:rsidRPr="6B7748DC">
              <w:rPr>
                <w:rFonts w:asciiTheme="minorHAnsi" w:hAnsiTheme="minorHAnsi" w:cstheme="minorBidi"/>
                <w:b/>
                <w:bCs/>
              </w:rPr>
              <w:t>Mechanic</w:t>
            </w:r>
          </w:p>
        </w:tc>
        <w:tc>
          <w:tcPr>
            <w:tcW w:w="3117" w:type="dxa"/>
          </w:tcPr>
          <w:p w:rsidRPr="00EB157F" w:rsidR="0042501D" w:rsidP="6B7748DC" w:rsidRDefault="59D8C99A" w14:paraId="46B77513" w14:textId="77777777">
            <w:pPr>
              <w:rPr>
                <w:rFonts w:asciiTheme="minorHAnsi" w:hAnsiTheme="minorHAnsi" w:cstheme="minorBidi"/>
                <w:b/>
                <w:bCs/>
              </w:rPr>
            </w:pPr>
            <w:r w:rsidRPr="6B7748DC">
              <w:rPr>
                <w:rFonts w:asciiTheme="minorHAnsi" w:hAnsiTheme="minorHAnsi" w:cstheme="minorBidi"/>
                <w:b/>
                <w:bCs/>
              </w:rPr>
              <w:t>Result</w:t>
            </w:r>
          </w:p>
        </w:tc>
      </w:tr>
      <w:tr w:rsidRPr="00EB157F" w:rsidR="0042501D" w:rsidTr="6B7748DC" w14:paraId="178DE2A6" w14:textId="77777777">
        <w:tc>
          <w:tcPr>
            <w:tcW w:w="3116" w:type="dxa"/>
          </w:tcPr>
          <w:p w:rsidRPr="00EB157F" w:rsidR="0042501D" w:rsidP="6B7748DC" w:rsidRDefault="59D8C99A" w14:paraId="077E08A5" w14:textId="77777777">
            <w:pPr>
              <w:rPr>
                <w:rFonts w:asciiTheme="minorHAnsi" w:hAnsiTheme="minorHAnsi" w:cstheme="minorBidi"/>
              </w:rPr>
            </w:pPr>
            <w:r w:rsidRPr="6B7748DC">
              <w:rPr>
                <w:rFonts w:asciiTheme="minorHAnsi" w:hAnsiTheme="minorHAnsi" w:cstheme="minorBidi"/>
              </w:rPr>
              <w:t>All Player characters</w:t>
            </w:r>
          </w:p>
        </w:tc>
        <w:tc>
          <w:tcPr>
            <w:tcW w:w="3117" w:type="dxa"/>
          </w:tcPr>
          <w:p w:rsidRPr="00EB157F" w:rsidR="0042501D" w:rsidP="6B7748DC" w:rsidRDefault="59D8C99A" w14:paraId="091E6767" w14:textId="77777777">
            <w:pPr>
              <w:rPr>
                <w:rFonts w:asciiTheme="minorHAnsi" w:hAnsiTheme="minorHAnsi" w:cstheme="minorBidi"/>
              </w:rPr>
            </w:pPr>
            <w:r w:rsidRPr="6B7748DC">
              <w:rPr>
                <w:rFonts w:asciiTheme="minorHAnsi" w:hAnsiTheme="minorHAnsi" w:cstheme="minorBidi"/>
              </w:rPr>
              <w:t>Shooting</w:t>
            </w:r>
          </w:p>
        </w:tc>
        <w:tc>
          <w:tcPr>
            <w:tcW w:w="3117" w:type="dxa"/>
          </w:tcPr>
          <w:p w:rsidRPr="00EB157F" w:rsidR="0042501D" w:rsidP="6B7748DC" w:rsidRDefault="59D8C99A" w14:paraId="6E719C81" w14:textId="77777777">
            <w:pPr>
              <w:rPr>
                <w:rFonts w:asciiTheme="minorHAnsi" w:hAnsiTheme="minorHAnsi" w:cstheme="minorBidi"/>
              </w:rPr>
            </w:pPr>
            <w:r w:rsidRPr="6B7748DC">
              <w:rPr>
                <w:rFonts w:asciiTheme="minorHAnsi" w:hAnsiTheme="minorHAnsi" w:cstheme="minorBidi"/>
              </w:rPr>
              <w:t>Will fire a projectile</w:t>
            </w:r>
          </w:p>
        </w:tc>
      </w:tr>
      <w:tr w:rsidRPr="00EB157F" w:rsidR="0042501D" w:rsidTr="6B7748DC" w14:paraId="63C2FAC1" w14:textId="77777777">
        <w:tc>
          <w:tcPr>
            <w:tcW w:w="3116" w:type="dxa"/>
          </w:tcPr>
          <w:p w:rsidRPr="00EB157F" w:rsidR="0042501D" w:rsidP="6B7748DC" w:rsidRDefault="59D8C99A" w14:paraId="1074E146" w14:textId="77777777">
            <w:pPr>
              <w:rPr>
                <w:rFonts w:asciiTheme="minorHAnsi" w:hAnsiTheme="minorHAnsi" w:cstheme="minorBidi"/>
              </w:rPr>
            </w:pPr>
            <w:r w:rsidRPr="6B7748DC">
              <w:rPr>
                <w:rFonts w:asciiTheme="minorHAnsi" w:hAnsiTheme="minorHAnsi" w:cstheme="minorBidi"/>
              </w:rPr>
              <w:t>Enemy</w:t>
            </w:r>
          </w:p>
        </w:tc>
        <w:tc>
          <w:tcPr>
            <w:tcW w:w="3117" w:type="dxa"/>
          </w:tcPr>
          <w:p w:rsidRPr="00EB157F" w:rsidR="0042501D" w:rsidP="6B7748DC" w:rsidRDefault="59D8C99A" w14:paraId="6EF2F9BE" w14:textId="77777777">
            <w:pPr>
              <w:rPr>
                <w:rFonts w:asciiTheme="minorHAnsi" w:hAnsiTheme="minorHAnsi" w:cstheme="minorBidi"/>
              </w:rPr>
            </w:pPr>
            <w:r w:rsidRPr="6B7748DC">
              <w:rPr>
                <w:rFonts w:asciiTheme="minorHAnsi" w:hAnsiTheme="minorHAnsi" w:cstheme="minorBidi"/>
              </w:rPr>
              <w:t>Bite</w:t>
            </w:r>
          </w:p>
        </w:tc>
        <w:tc>
          <w:tcPr>
            <w:tcW w:w="3117" w:type="dxa"/>
          </w:tcPr>
          <w:p w:rsidRPr="00EB157F" w:rsidR="0042501D" w:rsidP="6B7748DC" w:rsidRDefault="59D8C99A" w14:paraId="7A63DA84" w14:textId="77777777">
            <w:pPr>
              <w:rPr>
                <w:rFonts w:asciiTheme="minorHAnsi" w:hAnsiTheme="minorHAnsi" w:cstheme="minorBidi"/>
              </w:rPr>
            </w:pPr>
            <w:r w:rsidRPr="6B7748DC">
              <w:rPr>
                <w:rFonts w:asciiTheme="minorHAnsi" w:hAnsiTheme="minorHAnsi" w:cstheme="minorBidi"/>
              </w:rPr>
              <w:t>Deals a small amount of damage</w:t>
            </w:r>
          </w:p>
        </w:tc>
      </w:tr>
      <w:tr w:rsidR="0CD27B71" w:rsidTr="6B7748DC" w14:paraId="3D3413D3" w14:textId="77777777">
        <w:trPr>
          <w:trHeight w:val="300"/>
        </w:trPr>
        <w:tc>
          <w:tcPr>
            <w:tcW w:w="3009" w:type="dxa"/>
          </w:tcPr>
          <w:p w:rsidR="0CD27B71" w:rsidP="6B7748DC" w:rsidRDefault="304786C1" w14:paraId="35B31663" w14:textId="24552450">
            <w:pPr>
              <w:rPr>
                <w:rFonts w:asciiTheme="minorHAnsi" w:hAnsiTheme="minorHAnsi" w:cstheme="minorBidi"/>
              </w:rPr>
            </w:pPr>
            <w:r w:rsidRPr="6B7748DC">
              <w:rPr>
                <w:rFonts w:asciiTheme="minorHAnsi" w:hAnsiTheme="minorHAnsi" w:cstheme="minorBidi"/>
              </w:rPr>
              <w:t>Health Pickup</w:t>
            </w:r>
          </w:p>
        </w:tc>
        <w:tc>
          <w:tcPr>
            <w:tcW w:w="3007" w:type="dxa"/>
          </w:tcPr>
          <w:p w:rsidR="0CD27B71" w:rsidP="6B7748DC" w:rsidRDefault="304786C1" w14:paraId="0303962B" w14:textId="42C22CFC">
            <w:pPr>
              <w:rPr>
                <w:rFonts w:asciiTheme="minorHAnsi" w:hAnsiTheme="minorHAnsi" w:cstheme="minorBidi"/>
              </w:rPr>
            </w:pPr>
            <w:r w:rsidRPr="6B7748DC">
              <w:rPr>
                <w:rFonts w:asciiTheme="minorHAnsi" w:hAnsiTheme="minorHAnsi" w:cstheme="minorBidi"/>
              </w:rPr>
              <w:t>Healing</w:t>
            </w:r>
          </w:p>
        </w:tc>
        <w:tc>
          <w:tcPr>
            <w:tcW w:w="3001" w:type="dxa"/>
          </w:tcPr>
          <w:p w:rsidR="0CD27B71" w:rsidP="6B7748DC" w:rsidRDefault="304786C1" w14:paraId="26D9D14B" w14:textId="50640B11">
            <w:pPr>
              <w:rPr>
                <w:rFonts w:asciiTheme="minorHAnsi" w:hAnsiTheme="minorHAnsi" w:cstheme="minorBidi"/>
              </w:rPr>
            </w:pPr>
            <w:r w:rsidRPr="6B7748DC">
              <w:rPr>
                <w:rFonts w:asciiTheme="minorHAnsi" w:hAnsiTheme="minorHAnsi" w:cstheme="minorBidi"/>
              </w:rPr>
              <w:t>When picked up, health is replenished by a specified amount.</w:t>
            </w:r>
          </w:p>
        </w:tc>
      </w:tr>
      <w:tr w:rsidR="6CC283A7" w:rsidTr="6B7748DC" w14:paraId="64B7E43A" w14:textId="77777777">
        <w:trPr>
          <w:trHeight w:val="300"/>
        </w:trPr>
        <w:tc>
          <w:tcPr>
            <w:tcW w:w="3009" w:type="dxa"/>
          </w:tcPr>
          <w:p w:rsidR="5AECE8C0" w:rsidP="6B7748DC" w:rsidRDefault="304786C1" w14:paraId="5621BDF2" w14:textId="3F8C5B7D">
            <w:pPr>
              <w:rPr>
                <w:rFonts w:asciiTheme="minorHAnsi" w:hAnsiTheme="minorHAnsi" w:cstheme="minorBidi"/>
              </w:rPr>
            </w:pPr>
            <w:r w:rsidRPr="6B7748DC">
              <w:rPr>
                <w:rFonts w:asciiTheme="minorHAnsi" w:hAnsiTheme="minorHAnsi" w:cstheme="minorBidi"/>
              </w:rPr>
              <w:t>Ammo Pickup</w:t>
            </w:r>
          </w:p>
        </w:tc>
        <w:tc>
          <w:tcPr>
            <w:tcW w:w="3007" w:type="dxa"/>
          </w:tcPr>
          <w:p w:rsidR="6CC283A7" w:rsidP="6B7748DC" w:rsidRDefault="304786C1" w14:paraId="47E52C12" w14:textId="59622858">
            <w:pPr>
              <w:rPr>
                <w:rFonts w:asciiTheme="minorHAnsi" w:hAnsiTheme="minorHAnsi" w:cstheme="minorBidi"/>
              </w:rPr>
            </w:pPr>
            <w:r w:rsidRPr="6B7748DC">
              <w:rPr>
                <w:rFonts w:asciiTheme="minorHAnsi" w:hAnsiTheme="minorHAnsi" w:cstheme="minorBidi"/>
              </w:rPr>
              <w:t>Reloading</w:t>
            </w:r>
          </w:p>
        </w:tc>
        <w:tc>
          <w:tcPr>
            <w:tcW w:w="3001" w:type="dxa"/>
          </w:tcPr>
          <w:p w:rsidR="6CC283A7" w:rsidP="6B7748DC" w:rsidRDefault="304786C1" w14:paraId="4368E1A2" w14:textId="6023C18F">
            <w:pPr>
              <w:rPr>
                <w:rFonts w:asciiTheme="minorHAnsi" w:hAnsiTheme="minorHAnsi" w:cstheme="minorBidi"/>
              </w:rPr>
            </w:pPr>
            <w:r w:rsidRPr="6B7748DC">
              <w:rPr>
                <w:rFonts w:asciiTheme="minorHAnsi" w:hAnsiTheme="minorHAnsi" w:cstheme="minorBidi"/>
              </w:rPr>
              <w:t>When picked up, you receive 16 extra bullets to your ammo clip.</w:t>
            </w:r>
          </w:p>
        </w:tc>
      </w:tr>
      <w:tr w:rsidR="10EC3174" w:rsidTr="6B7748DC" w14:paraId="7BA78B6C" w14:textId="77777777">
        <w:trPr>
          <w:trHeight w:val="300"/>
        </w:trPr>
        <w:tc>
          <w:tcPr>
            <w:tcW w:w="3009" w:type="dxa"/>
          </w:tcPr>
          <w:p w:rsidR="5AECE8C0" w:rsidP="6B7748DC" w:rsidRDefault="304786C1" w14:paraId="01698461" w14:textId="04B313FB">
            <w:pPr>
              <w:rPr>
                <w:rFonts w:asciiTheme="minorHAnsi" w:hAnsiTheme="minorHAnsi" w:cstheme="minorBidi"/>
              </w:rPr>
            </w:pPr>
            <w:r w:rsidRPr="6B7748DC">
              <w:rPr>
                <w:rFonts w:asciiTheme="minorHAnsi" w:hAnsiTheme="minorHAnsi" w:cstheme="minorBidi"/>
              </w:rPr>
              <w:t>Fuse Pickup</w:t>
            </w:r>
          </w:p>
        </w:tc>
        <w:tc>
          <w:tcPr>
            <w:tcW w:w="3007" w:type="dxa"/>
          </w:tcPr>
          <w:p w:rsidR="10EC3174" w:rsidP="6B7748DC" w:rsidRDefault="304786C1" w14:paraId="0472050D" w14:textId="0F0C27B6">
            <w:pPr>
              <w:rPr>
                <w:rFonts w:asciiTheme="minorHAnsi" w:hAnsiTheme="minorHAnsi" w:cstheme="minorBidi"/>
              </w:rPr>
            </w:pPr>
            <w:r w:rsidRPr="6B7748DC">
              <w:rPr>
                <w:rFonts w:asciiTheme="minorHAnsi" w:hAnsiTheme="minorHAnsi" w:cstheme="minorBidi"/>
              </w:rPr>
              <w:t>Goal Pickup</w:t>
            </w:r>
          </w:p>
        </w:tc>
        <w:tc>
          <w:tcPr>
            <w:tcW w:w="3001" w:type="dxa"/>
          </w:tcPr>
          <w:p w:rsidR="10EC3174" w:rsidP="6B7748DC" w:rsidRDefault="304786C1" w14:paraId="7286C71C" w14:textId="395B8C05">
            <w:pPr>
              <w:rPr>
                <w:rFonts w:asciiTheme="minorHAnsi" w:hAnsiTheme="minorHAnsi" w:cstheme="minorBidi"/>
              </w:rPr>
            </w:pPr>
            <w:r w:rsidRPr="6B7748DC">
              <w:rPr>
                <w:rFonts w:asciiTheme="minorHAnsi" w:hAnsiTheme="minorHAnsi" w:cstheme="minorBidi"/>
              </w:rPr>
              <w:t>The player must collect all fuses on the map before they can repair their shuttle and advance to the next level.</w:t>
            </w:r>
          </w:p>
        </w:tc>
      </w:tr>
      <w:tr w:rsidR="1430DA5F" w:rsidTr="6B7748DC" w14:paraId="0899FC7C" w14:textId="77777777">
        <w:trPr>
          <w:trHeight w:val="300"/>
        </w:trPr>
        <w:tc>
          <w:tcPr>
            <w:tcW w:w="3009" w:type="dxa"/>
          </w:tcPr>
          <w:p w:rsidR="1430DA5F" w:rsidP="6B7748DC" w:rsidRDefault="304786C1" w14:paraId="496B5024" w14:textId="3B48BBC6">
            <w:pPr>
              <w:rPr>
                <w:rFonts w:asciiTheme="minorHAnsi" w:hAnsiTheme="minorHAnsi" w:cstheme="minorBidi"/>
              </w:rPr>
            </w:pPr>
            <w:r w:rsidRPr="6B7748DC">
              <w:rPr>
                <w:rFonts w:asciiTheme="minorHAnsi" w:hAnsiTheme="minorHAnsi" w:cstheme="minorBidi"/>
              </w:rPr>
              <w:t>Shuttle</w:t>
            </w:r>
          </w:p>
        </w:tc>
        <w:tc>
          <w:tcPr>
            <w:tcW w:w="3007" w:type="dxa"/>
          </w:tcPr>
          <w:p w:rsidR="1430DA5F" w:rsidP="6B7748DC" w:rsidRDefault="304786C1" w14:paraId="19DE36B8" w14:textId="47199E91">
            <w:pPr>
              <w:rPr>
                <w:rFonts w:asciiTheme="minorHAnsi" w:hAnsiTheme="minorHAnsi" w:cstheme="minorBidi"/>
              </w:rPr>
            </w:pPr>
            <w:r w:rsidRPr="6B7748DC">
              <w:rPr>
                <w:rFonts w:asciiTheme="minorHAnsi" w:hAnsiTheme="minorHAnsi" w:cstheme="minorBidi"/>
              </w:rPr>
              <w:t>Shop/ Next Level</w:t>
            </w:r>
          </w:p>
        </w:tc>
        <w:tc>
          <w:tcPr>
            <w:tcW w:w="3001" w:type="dxa"/>
          </w:tcPr>
          <w:p w:rsidR="1430DA5F" w:rsidP="6B7748DC" w:rsidRDefault="49E6FD4D" w14:paraId="4DA879C9" w14:textId="10A627F4">
            <w:pPr>
              <w:rPr>
                <w:rFonts w:asciiTheme="minorHAnsi" w:hAnsiTheme="minorHAnsi" w:cstheme="minorBidi"/>
              </w:rPr>
            </w:pPr>
            <w:r w:rsidRPr="6B7748DC">
              <w:rPr>
                <w:rFonts w:asciiTheme="minorHAnsi" w:hAnsiTheme="minorHAnsi" w:cstheme="minorBidi"/>
              </w:rPr>
              <w:t>When the player has picked up all fuses, they can return to the shuttle and use points earned to buy upgrades and advance to the next level.</w:t>
            </w:r>
          </w:p>
        </w:tc>
      </w:tr>
    </w:tbl>
    <w:p w:rsidRPr="00EB157F" w:rsidR="0042501D" w:rsidP="6B7748DC" w:rsidRDefault="0042501D" w14:paraId="6E33C6B6" w14:textId="77777777">
      <w:pPr>
        <w:jc w:val="both"/>
        <w:rPr>
          <w:rFonts w:asciiTheme="minorHAnsi" w:hAnsiTheme="minorHAnsi" w:cstheme="minorBidi"/>
        </w:rPr>
      </w:pPr>
    </w:p>
    <w:p w:rsidR="18F2B970" w:rsidP="6B7748DC" w:rsidRDefault="18F2B970" w14:paraId="5776F4E9" w14:textId="032E61E5">
      <w:pPr>
        <w:jc w:val="both"/>
        <w:rPr>
          <w:rFonts w:asciiTheme="minorHAnsi" w:hAnsiTheme="minorHAnsi" w:cstheme="minorBidi"/>
        </w:rPr>
      </w:pPr>
      <w:r w:rsidRPr="6B7748DC">
        <w:rPr>
          <w:rFonts w:asciiTheme="minorHAnsi" w:hAnsiTheme="minorHAnsi" w:cstheme="minorBidi"/>
        </w:rPr>
        <w:t xml:space="preserve">We created these objects and their mechanics with the aid of the projects we have been working on up to this point. </w:t>
      </w:r>
      <w:r w:rsidRPr="6B7748DC" w:rsidR="7A1915D3">
        <w:rPr>
          <w:rFonts w:asciiTheme="minorHAnsi" w:hAnsiTheme="minorHAnsi" w:cstheme="minorBidi"/>
        </w:rPr>
        <w:t>Mainly, our</w:t>
      </w:r>
      <w:r w:rsidRPr="6B7748DC">
        <w:rPr>
          <w:rFonts w:asciiTheme="minorHAnsi" w:hAnsiTheme="minorHAnsi" w:cstheme="minorBidi"/>
        </w:rPr>
        <w:t xml:space="preserve"> </w:t>
      </w:r>
      <w:r w:rsidRPr="6B7748DC" w:rsidR="7843726A">
        <w:rPr>
          <w:rFonts w:asciiTheme="minorHAnsi" w:hAnsiTheme="minorHAnsi" w:cstheme="minorBidi"/>
        </w:rPr>
        <w:t>“</w:t>
      </w:r>
      <w:r w:rsidRPr="6B7748DC">
        <w:rPr>
          <w:rFonts w:asciiTheme="minorHAnsi" w:hAnsiTheme="minorHAnsi" w:cstheme="minorBidi"/>
        </w:rPr>
        <w:t>Zombie</w:t>
      </w:r>
      <w:r w:rsidRPr="6B7748DC" w:rsidR="6B673C9E">
        <w:rPr>
          <w:rFonts w:asciiTheme="minorHAnsi" w:hAnsiTheme="minorHAnsi" w:cstheme="minorBidi"/>
        </w:rPr>
        <w:t>”</w:t>
      </w:r>
      <w:r w:rsidRPr="6B7748DC">
        <w:rPr>
          <w:rFonts w:asciiTheme="minorHAnsi" w:hAnsiTheme="minorHAnsi" w:cstheme="minorBidi"/>
        </w:rPr>
        <w:t xml:space="preserve"> game and our </w:t>
      </w:r>
      <w:r w:rsidRPr="6B7748DC" w:rsidR="33472BE9">
        <w:rPr>
          <w:rFonts w:asciiTheme="minorHAnsi" w:hAnsiTheme="minorHAnsi" w:cstheme="minorBidi"/>
        </w:rPr>
        <w:t>“</w:t>
      </w:r>
      <w:r w:rsidRPr="6B7748DC">
        <w:rPr>
          <w:rFonts w:asciiTheme="minorHAnsi" w:hAnsiTheme="minorHAnsi" w:cstheme="minorBidi"/>
        </w:rPr>
        <w:t xml:space="preserve">Thomas </w:t>
      </w:r>
      <w:r w:rsidRPr="6B7748DC" w:rsidR="35C9EA71">
        <w:rPr>
          <w:rFonts w:asciiTheme="minorHAnsi" w:hAnsiTheme="minorHAnsi" w:cstheme="minorBidi"/>
        </w:rPr>
        <w:t>was Late</w:t>
      </w:r>
      <w:r w:rsidRPr="6B7748DC" w:rsidR="24C9986F">
        <w:rPr>
          <w:rFonts w:asciiTheme="minorHAnsi" w:hAnsiTheme="minorHAnsi" w:cstheme="minorBidi"/>
        </w:rPr>
        <w:t>”</w:t>
      </w:r>
      <w:r w:rsidRPr="6B7748DC" w:rsidR="35C9EA71">
        <w:rPr>
          <w:rFonts w:asciiTheme="minorHAnsi" w:hAnsiTheme="minorHAnsi" w:cstheme="minorBidi"/>
        </w:rPr>
        <w:t xml:space="preserve"> game from second year.</w:t>
      </w:r>
      <w:r w:rsidRPr="6B7748DC" w:rsidR="05415FE3">
        <w:rPr>
          <w:rFonts w:asciiTheme="minorHAnsi" w:hAnsiTheme="minorHAnsi" w:cstheme="minorBidi"/>
        </w:rPr>
        <w:t xml:space="preserve"> W</w:t>
      </w:r>
      <w:r w:rsidRPr="6B7748DC" w:rsidR="73EFC4C7">
        <w:rPr>
          <w:rFonts w:asciiTheme="minorHAnsi" w:hAnsiTheme="minorHAnsi" w:cstheme="minorBidi"/>
        </w:rPr>
        <w:t>ith a bit of testing and research,</w:t>
      </w:r>
      <w:r w:rsidRPr="6B7748DC" w:rsidR="05415FE3">
        <w:rPr>
          <w:rFonts w:asciiTheme="minorHAnsi" w:hAnsiTheme="minorHAnsi" w:cstheme="minorBidi"/>
        </w:rPr>
        <w:t xml:space="preserve"> we were able to implement different concepts from both </w:t>
      </w:r>
      <w:r w:rsidRPr="6B7748DC" w:rsidR="11C4A0A9">
        <w:rPr>
          <w:rFonts w:asciiTheme="minorHAnsi" w:hAnsiTheme="minorHAnsi" w:cstheme="minorBidi"/>
        </w:rPr>
        <w:t xml:space="preserve">games to make a good base for our game. For example, </w:t>
      </w:r>
      <w:r w:rsidRPr="6B7748DC" w:rsidR="305B0B26">
        <w:rPr>
          <w:rFonts w:asciiTheme="minorHAnsi" w:hAnsiTheme="minorHAnsi" w:cstheme="minorBidi"/>
        </w:rPr>
        <w:t>“</w:t>
      </w:r>
      <w:r w:rsidRPr="6B7748DC" w:rsidR="11C4A0A9">
        <w:rPr>
          <w:rFonts w:asciiTheme="minorHAnsi" w:hAnsiTheme="minorHAnsi" w:cstheme="minorBidi"/>
        </w:rPr>
        <w:t>Zombie</w:t>
      </w:r>
      <w:r w:rsidRPr="6B7748DC" w:rsidR="32985D62">
        <w:rPr>
          <w:rFonts w:asciiTheme="minorHAnsi" w:hAnsiTheme="minorHAnsi" w:cstheme="minorBidi"/>
        </w:rPr>
        <w:t>”</w:t>
      </w:r>
      <w:r w:rsidRPr="6B7748DC" w:rsidR="11C4A0A9">
        <w:rPr>
          <w:rFonts w:asciiTheme="minorHAnsi" w:hAnsiTheme="minorHAnsi" w:cstheme="minorBidi"/>
        </w:rPr>
        <w:t xml:space="preserve"> helped to create our aiming and shooting mechanics</w:t>
      </w:r>
      <w:r w:rsidRPr="6B7748DC" w:rsidR="46318857">
        <w:rPr>
          <w:rFonts w:asciiTheme="minorHAnsi" w:hAnsiTheme="minorHAnsi" w:cstheme="minorBidi"/>
        </w:rPr>
        <w:t xml:space="preserve"> and “Thomas was Late</w:t>
      </w:r>
      <w:r w:rsidRPr="6B7748DC" w:rsidR="697355C5">
        <w:rPr>
          <w:rFonts w:asciiTheme="minorHAnsi" w:hAnsiTheme="minorHAnsi" w:cstheme="minorBidi"/>
        </w:rPr>
        <w:t>”</w:t>
      </w:r>
      <w:r w:rsidRPr="6B7748DC" w:rsidR="46318857">
        <w:rPr>
          <w:rFonts w:asciiTheme="minorHAnsi" w:hAnsiTheme="minorHAnsi" w:cstheme="minorBidi"/>
        </w:rPr>
        <w:t xml:space="preserve"> helped us the generate our levels with the use of text files.</w:t>
      </w:r>
    </w:p>
    <w:p w:rsidR="5A7788E1" w:rsidP="6B7748DC" w:rsidRDefault="5A7788E1" w14:paraId="10AF508E" w14:textId="547701D1">
      <w:pPr>
        <w:jc w:val="both"/>
        <w:rPr>
          <w:rFonts w:asciiTheme="minorHAnsi" w:hAnsiTheme="minorHAnsi" w:cstheme="minorBidi"/>
        </w:rPr>
      </w:pPr>
    </w:p>
    <w:p w:rsidRPr="00EB157F" w:rsidR="0042501D" w:rsidP="00267313" w:rsidRDefault="59D8C99A" w14:paraId="535B31EC" w14:textId="77777777">
      <w:pPr>
        <w:pStyle w:val="Heading2"/>
        <w:numPr>
          <w:ilvl w:val="1"/>
          <w:numId w:val="8"/>
        </w:numPr>
        <w:ind w:left="0" w:firstLine="0"/>
        <w:jc w:val="both"/>
        <w:rPr>
          <w:rFonts w:asciiTheme="minorHAnsi" w:hAnsiTheme="minorHAnsi" w:cstheme="minorBidi"/>
        </w:rPr>
      </w:pPr>
      <w:bookmarkStart w:name="_Toc182214388" w:id="30"/>
      <w:bookmarkStart w:name="_Toc182214389" w:id="31"/>
      <w:bookmarkStart w:name="_Toc182214390" w:id="32"/>
      <w:bookmarkStart w:name="_Toc182214391" w:id="33"/>
      <w:bookmarkStart w:name="_Toc182214392" w:id="34"/>
      <w:bookmarkStart w:name="_Toc182214393" w:id="35"/>
      <w:bookmarkStart w:name="_Toc461718135" w:id="36"/>
      <w:bookmarkStart w:name="_Toc462319964" w:id="37"/>
      <w:bookmarkStart w:name="_Toc183102995" w:id="38"/>
      <w:bookmarkEnd w:id="30"/>
      <w:bookmarkEnd w:id="31"/>
      <w:bookmarkEnd w:id="32"/>
      <w:bookmarkEnd w:id="33"/>
      <w:bookmarkEnd w:id="34"/>
      <w:bookmarkEnd w:id="35"/>
      <w:r w:rsidRPr="6B7748DC">
        <w:rPr>
          <w:rFonts w:asciiTheme="minorHAnsi" w:hAnsiTheme="minorHAnsi" w:cstheme="minorBidi"/>
        </w:rPr>
        <w:t>Implementation</w:t>
      </w:r>
      <w:bookmarkEnd w:id="36"/>
      <w:bookmarkEnd w:id="37"/>
      <w:bookmarkEnd w:id="38"/>
    </w:p>
    <w:p w:rsidR="0ACFD2EA" w:rsidP="6B7748DC" w:rsidRDefault="4743978D" w14:paraId="0B55CB00" w14:textId="74BBFADF">
      <w:pPr>
        <w:jc w:val="both"/>
        <w:rPr>
          <w:rFonts w:asciiTheme="minorHAnsi" w:hAnsiTheme="minorHAnsi" w:cstheme="minorBidi"/>
        </w:rPr>
      </w:pPr>
      <w:r w:rsidRPr="6B7748DC">
        <w:rPr>
          <w:rFonts w:asciiTheme="minorHAnsi" w:hAnsiTheme="minorHAnsi" w:cstheme="minorBidi"/>
        </w:rPr>
        <w:t>We began our project by brainstorming the concept and just jumped straight into coding where we saw fit. This became a problem as we</w:t>
      </w:r>
      <w:r w:rsidRPr="6B7748DC" w:rsidR="5AC1CC86">
        <w:rPr>
          <w:rFonts w:asciiTheme="minorHAnsi" w:hAnsiTheme="minorHAnsi" w:cstheme="minorBidi"/>
        </w:rPr>
        <w:t xml:space="preserve"> ended up running into pro</w:t>
      </w:r>
      <w:r w:rsidRPr="6B7748DC" w:rsidR="30AD9E28">
        <w:rPr>
          <w:rFonts w:asciiTheme="minorHAnsi" w:hAnsiTheme="minorHAnsi" w:cstheme="minorBidi"/>
        </w:rPr>
        <w:t>blems where there was not a proper plan put in place. We then decided we would need to follow a development methodology to maximise</w:t>
      </w:r>
      <w:r w:rsidRPr="6B7748DC" w:rsidR="7B6F41A7">
        <w:rPr>
          <w:rFonts w:asciiTheme="minorHAnsi" w:hAnsiTheme="minorHAnsi" w:cstheme="minorBidi"/>
        </w:rPr>
        <w:t xml:space="preserve"> or coding efficiency.</w:t>
      </w:r>
    </w:p>
    <w:p w:rsidR="0042501D" w:rsidP="6B7748DC" w:rsidRDefault="59D8C99A" w14:paraId="6C9703AC" w14:textId="04173C3F">
      <w:pPr>
        <w:jc w:val="both"/>
        <w:rPr>
          <w:rFonts w:asciiTheme="minorHAnsi" w:hAnsiTheme="minorHAnsi" w:cstheme="minorBidi"/>
        </w:rPr>
      </w:pPr>
      <w:r w:rsidRPr="6B7748DC">
        <w:rPr>
          <w:rFonts w:asciiTheme="minorHAnsi" w:hAnsiTheme="minorHAnsi" w:cstheme="minorBidi"/>
        </w:rPr>
        <w:t xml:space="preserve">The development methodology </w:t>
      </w:r>
      <w:r w:rsidRPr="6B7748DC" w:rsidR="3519BBC6">
        <w:rPr>
          <w:rFonts w:asciiTheme="minorHAnsi" w:hAnsiTheme="minorHAnsi" w:cstheme="minorBidi"/>
        </w:rPr>
        <w:t xml:space="preserve">we </w:t>
      </w:r>
      <w:r w:rsidRPr="6B7748DC">
        <w:rPr>
          <w:rFonts w:asciiTheme="minorHAnsi" w:hAnsiTheme="minorHAnsi" w:cstheme="minorBidi"/>
        </w:rPr>
        <w:t>utilized w</w:t>
      </w:r>
      <w:r w:rsidRPr="6B7748DC" w:rsidR="36439CD9">
        <w:rPr>
          <w:rFonts w:asciiTheme="minorHAnsi" w:hAnsiTheme="minorHAnsi" w:cstheme="minorBidi"/>
        </w:rPr>
        <w:t>as</w:t>
      </w:r>
      <w:r w:rsidRPr="6B7748DC">
        <w:rPr>
          <w:rFonts w:asciiTheme="minorHAnsi" w:hAnsiTheme="minorHAnsi" w:cstheme="minorBidi"/>
        </w:rPr>
        <w:t xml:space="preserve"> the Agile Development method. </w:t>
      </w:r>
    </w:p>
    <w:p w:rsidRPr="00EB157F" w:rsidR="0042501D" w:rsidP="6B7748DC" w:rsidRDefault="59D8C99A" w14:paraId="7874CE9F" w14:textId="77D1C425">
      <w:pPr>
        <w:jc w:val="both"/>
        <w:rPr>
          <w:rFonts w:asciiTheme="minorHAnsi" w:hAnsiTheme="minorHAnsi" w:cstheme="minorBidi"/>
        </w:rPr>
      </w:pPr>
      <w:r w:rsidRPr="6B7748DC">
        <w:rPr>
          <w:rFonts w:asciiTheme="minorHAnsi" w:hAnsiTheme="minorHAnsi" w:cstheme="minorBidi"/>
        </w:rPr>
        <w:t xml:space="preserve">This method </w:t>
      </w:r>
      <w:r w:rsidRPr="6B7748DC" w:rsidR="0FF4C509">
        <w:rPr>
          <w:rFonts w:asciiTheme="minorHAnsi" w:hAnsiTheme="minorHAnsi" w:cstheme="minorBidi"/>
        </w:rPr>
        <w:t>was</w:t>
      </w:r>
      <w:r w:rsidRPr="6B7748DC">
        <w:rPr>
          <w:rFonts w:asciiTheme="minorHAnsi" w:hAnsiTheme="minorHAnsi" w:cstheme="minorBidi"/>
        </w:rPr>
        <w:t xml:space="preserve"> utilized because it is a familiar concept learned about in the Second year of Games Design and Development. It is felt by the group members and project supervisor that it is the most efficient method of planning, </w:t>
      </w:r>
      <w:r w:rsidRPr="6B7748DC" w:rsidR="0564352A">
        <w:rPr>
          <w:rFonts w:asciiTheme="minorHAnsi" w:hAnsiTheme="minorHAnsi" w:cstheme="minorBidi"/>
        </w:rPr>
        <w:t>designing,</w:t>
      </w:r>
      <w:r w:rsidRPr="6B7748DC">
        <w:rPr>
          <w:rFonts w:asciiTheme="minorHAnsi" w:hAnsiTheme="minorHAnsi" w:cstheme="minorBidi"/>
        </w:rPr>
        <w:t xml:space="preserve"> and completing the game.</w:t>
      </w:r>
    </w:p>
    <w:p w:rsidRPr="00EB157F" w:rsidR="0042501D" w:rsidP="00267313" w:rsidRDefault="59D8C99A" w14:paraId="3427B4C1" w14:textId="77777777">
      <w:pPr>
        <w:pStyle w:val="Heading2"/>
        <w:numPr>
          <w:ilvl w:val="1"/>
          <w:numId w:val="8"/>
        </w:numPr>
        <w:ind w:left="0" w:firstLine="0"/>
        <w:jc w:val="both"/>
        <w:rPr>
          <w:rFonts w:asciiTheme="minorHAnsi" w:hAnsiTheme="minorHAnsi" w:cstheme="minorBidi"/>
        </w:rPr>
      </w:pPr>
      <w:bookmarkStart w:name="_Toc461718136" w:id="39"/>
      <w:bookmarkStart w:name="_Toc462319965" w:id="40"/>
      <w:bookmarkStart w:name="_Toc183102996" w:id="41"/>
      <w:r w:rsidRPr="4FAF4606">
        <w:rPr>
          <w:rFonts w:asciiTheme="minorHAnsi" w:hAnsiTheme="minorHAnsi" w:cstheme="minorBidi"/>
        </w:rPr>
        <w:t>Quality Assurance Plan</w:t>
      </w:r>
      <w:bookmarkEnd w:id="39"/>
      <w:bookmarkEnd w:id="40"/>
      <w:bookmarkEnd w:id="41"/>
    </w:p>
    <w:p w:rsidR="224A4A15" w:rsidP="4FAF4606" w:rsidRDefault="224A4A15" w14:paraId="0851ADBF" w14:textId="36CD2098">
      <w:pPr>
        <w:jc w:val="both"/>
        <w:rPr>
          <w:rFonts w:asciiTheme="minorHAnsi" w:hAnsiTheme="minorHAnsi" w:cstheme="minorBidi"/>
        </w:rPr>
      </w:pPr>
      <w:r w:rsidRPr="4FAF4606">
        <w:rPr>
          <w:rFonts w:asciiTheme="minorHAnsi" w:hAnsiTheme="minorHAnsi" w:cstheme="minorBidi"/>
        </w:rPr>
        <w:t xml:space="preserve">A big part of creating this game was ensuring that the quality was too a good standard. </w:t>
      </w:r>
      <w:r w:rsidRPr="4FAF4606" w:rsidR="6C435EA4">
        <w:rPr>
          <w:rFonts w:asciiTheme="minorHAnsi" w:hAnsiTheme="minorHAnsi" w:cstheme="minorBidi"/>
        </w:rPr>
        <w:t xml:space="preserve">This standard had to be in place for not only the gameplay but the visuals and sounds also. </w:t>
      </w:r>
      <w:r w:rsidRPr="4FAF4606" w:rsidR="06E7348D">
        <w:rPr>
          <w:rFonts w:asciiTheme="minorHAnsi" w:hAnsiTheme="minorHAnsi" w:cstheme="minorBidi"/>
        </w:rPr>
        <w:t xml:space="preserve">To ensure this quality was to a good standard, we held regular testing of the game to find out what felt good, what didnt and what we needed to add or remove to </w:t>
      </w:r>
      <w:r w:rsidRPr="4FAF4606" w:rsidR="766057F5">
        <w:rPr>
          <w:rFonts w:asciiTheme="minorHAnsi" w:hAnsiTheme="minorHAnsi" w:cstheme="minorBidi"/>
        </w:rPr>
        <w:t xml:space="preserve">improve the gameplay. </w:t>
      </w:r>
      <w:r w:rsidRPr="4FAF4606" w:rsidR="1C98D6C5">
        <w:rPr>
          <w:rFonts w:asciiTheme="minorHAnsi" w:hAnsiTheme="minorHAnsi" w:cstheme="minorBidi"/>
        </w:rPr>
        <w:t>In terms of</w:t>
      </w:r>
      <w:r w:rsidRPr="4FAF4606" w:rsidR="766057F5">
        <w:rPr>
          <w:rFonts w:asciiTheme="minorHAnsi" w:hAnsiTheme="minorHAnsi" w:cstheme="minorBidi"/>
        </w:rPr>
        <w:t xml:space="preserve"> the art assets, when Szymon</w:t>
      </w:r>
      <w:r w:rsidRPr="4FAF4606" w:rsidR="1D08B67F">
        <w:rPr>
          <w:rFonts w:asciiTheme="minorHAnsi" w:hAnsiTheme="minorHAnsi" w:cstheme="minorBidi"/>
        </w:rPr>
        <w:t xml:space="preserve">, (our asset manager), finished creating a sprite to use, he would show the rest of the </w:t>
      </w:r>
      <w:r w:rsidRPr="4FAF4606" w:rsidR="7F6F0637">
        <w:rPr>
          <w:rFonts w:asciiTheme="minorHAnsi" w:hAnsiTheme="minorHAnsi" w:cstheme="minorBidi"/>
        </w:rPr>
        <w:t>group,</w:t>
      </w:r>
      <w:r w:rsidRPr="4FAF4606" w:rsidR="1D08B67F">
        <w:rPr>
          <w:rFonts w:asciiTheme="minorHAnsi" w:hAnsiTheme="minorHAnsi" w:cstheme="minorBidi"/>
        </w:rPr>
        <w:t xml:space="preserve"> and we gave a group opinion and feedback to get assets we were all happy with.</w:t>
      </w:r>
      <w:r w:rsidRPr="4FAF4606" w:rsidR="74C61DB0">
        <w:rPr>
          <w:rFonts w:asciiTheme="minorHAnsi" w:hAnsiTheme="minorHAnsi" w:cstheme="minorBidi"/>
        </w:rPr>
        <w:t xml:space="preserve"> Same goes for the sound assets made by Zach, (our Sound asset manager).</w:t>
      </w:r>
    </w:p>
    <w:p w:rsidR="13DEFD45" w:rsidP="4FAF4606" w:rsidRDefault="4234A244" w14:paraId="63BA766E" w14:textId="787FE0D5">
      <w:pPr>
        <w:jc w:val="both"/>
        <w:rPr>
          <w:rFonts w:asciiTheme="minorHAnsi" w:hAnsiTheme="minorHAnsi" w:cstheme="minorBidi"/>
        </w:rPr>
      </w:pPr>
      <w:r w:rsidRPr="4FAF4606">
        <w:rPr>
          <w:rFonts w:asciiTheme="minorHAnsi" w:hAnsiTheme="minorHAnsi" w:cstheme="minorBidi"/>
        </w:rPr>
        <w:t>We found while coding early on that if we were all working in the main branch and someone pushed their code</w:t>
      </w:r>
      <w:r w:rsidRPr="4FAF4606" w:rsidR="2CB28CE6">
        <w:rPr>
          <w:rFonts w:asciiTheme="minorHAnsi" w:hAnsiTheme="minorHAnsi" w:cstheme="minorBidi"/>
        </w:rPr>
        <w:t xml:space="preserve">. The others </w:t>
      </w:r>
      <w:r w:rsidRPr="4FAF4606" w:rsidR="3195679F">
        <w:rPr>
          <w:rFonts w:asciiTheme="minorHAnsi" w:hAnsiTheme="minorHAnsi" w:cstheme="minorBidi"/>
        </w:rPr>
        <w:t>lost</w:t>
      </w:r>
      <w:r w:rsidRPr="4FAF4606" w:rsidR="2CB28CE6">
        <w:rPr>
          <w:rFonts w:asciiTheme="minorHAnsi" w:hAnsiTheme="minorHAnsi" w:cstheme="minorBidi"/>
        </w:rPr>
        <w:t xml:space="preserve"> their progress </w:t>
      </w:r>
      <w:r w:rsidRPr="4FAF4606" w:rsidR="5D05CF73">
        <w:rPr>
          <w:rFonts w:asciiTheme="minorHAnsi" w:hAnsiTheme="minorHAnsi" w:cstheme="minorBidi"/>
        </w:rPr>
        <w:t xml:space="preserve">when </w:t>
      </w:r>
      <w:r w:rsidRPr="4FAF4606" w:rsidR="2CB28CE6">
        <w:rPr>
          <w:rFonts w:asciiTheme="minorHAnsi" w:hAnsiTheme="minorHAnsi" w:cstheme="minorBidi"/>
        </w:rPr>
        <w:t xml:space="preserve">they pulled that push, or alternatively we </w:t>
      </w:r>
      <w:r w:rsidRPr="4FAF4606" w:rsidR="5BF676B5">
        <w:rPr>
          <w:rFonts w:asciiTheme="minorHAnsi" w:hAnsiTheme="minorHAnsi" w:cstheme="minorBidi"/>
        </w:rPr>
        <w:t>had</w:t>
      </w:r>
      <w:r w:rsidRPr="4FAF4606" w:rsidR="2CB28CE6">
        <w:rPr>
          <w:rFonts w:asciiTheme="minorHAnsi" w:hAnsiTheme="minorHAnsi" w:cstheme="minorBidi"/>
        </w:rPr>
        <w:t xml:space="preserve"> to save a copy of our changes before pulling. We</w:t>
      </w:r>
      <w:r w:rsidRPr="4FAF4606" w:rsidR="3408234C">
        <w:rPr>
          <w:rFonts w:asciiTheme="minorHAnsi" w:hAnsiTheme="minorHAnsi" w:cstheme="minorBidi"/>
        </w:rPr>
        <w:t xml:space="preserve"> </w:t>
      </w:r>
      <w:r w:rsidRPr="4FAF4606" w:rsidR="2CB28CE6">
        <w:rPr>
          <w:rFonts w:asciiTheme="minorHAnsi" w:hAnsiTheme="minorHAnsi" w:cstheme="minorBidi"/>
        </w:rPr>
        <w:t xml:space="preserve">learned about branches which </w:t>
      </w:r>
      <w:r w:rsidRPr="4FAF4606" w:rsidR="17C48253">
        <w:rPr>
          <w:rFonts w:asciiTheme="minorHAnsi" w:hAnsiTheme="minorHAnsi" w:cstheme="minorBidi"/>
        </w:rPr>
        <w:t>allowed us to work on our changes simultaneously on our own copy of the main branch</w:t>
      </w:r>
      <w:r w:rsidRPr="4FAF4606" w:rsidR="31690EDB">
        <w:rPr>
          <w:rFonts w:asciiTheme="minorHAnsi" w:hAnsiTheme="minorHAnsi" w:cstheme="minorBidi"/>
        </w:rPr>
        <w:t xml:space="preserve"> and merge our branches together during our sprint meeting to see if there are any conflicts and then test the full code together.</w:t>
      </w:r>
    </w:p>
    <w:p w:rsidR="3CD03655" w:rsidP="6B7748DC" w:rsidRDefault="3CD03655" w14:paraId="4D43328F" w14:textId="536ADB47">
      <w:pPr>
        <w:jc w:val="both"/>
        <w:rPr>
          <w:rFonts w:asciiTheme="minorHAnsi" w:hAnsiTheme="minorHAnsi" w:cstheme="minorBidi"/>
        </w:rPr>
      </w:pPr>
    </w:p>
    <w:p w:rsidR="0042501D" w:rsidP="6B7748DC" w:rsidRDefault="0042501D" w14:paraId="4B850CAA" w14:textId="77777777">
      <w:pPr>
        <w:spacing w:before="120" w:after="120"/>
        <w:jc w:val="both"/>
      </w:pPr>
    </w:p>
    <w:p w:rsidR="0042501D" w:rsidP="6B7748DC" w:rsidRDefault="0042501D" w14:paraId="4A43A76E" w14:textId="77777777">
      <w:pPr>
        <w:spacing w:before="120" w:after="120"/>
        <w:jc w:val="both"/>
      </w:pPr>
    </w:p>
    <w:p w:rsidRPr="00C60EED" w:rsidR="0042501D" w:rsidP="6B7748DC" w:rsidRDefault="0042501D" w14:paraId="207B005A" w14:textId="77777777">
      <w:pPr>
        <w:spacing w:before="120" w:after="120"/>
        <w:jc w:val="both"/>
      </w:pPr>
    </w:p>
    <w:p w:rsidRPr="00AB1178" w:rsidR="0042501D" w:rsidP="00267313" w:rsidRDefault="59D8C99A" w14:paraId="29C94AEC" w14:textId="77777777">
      <w:pPr>
        <w:pStyle w:val="Heading1"/>
        <w:numPr>
          <w:ilvl w:val="0"/>
          <w:numId w:val="8"/>
        </w:numPr>
        <w:ind w:left="0" w:firstLine="0"/>
        <w:jc w:val="both"/>
        <w:rPr>
          <w:sz w:val="28"/>
          <w:szCs w:val="28"/>
        </w:rPr>
      </w:pPr>
      <w:bookmarkStart w:name="_Toc434332610" w:id="42"/>
      <w:bookmarkStart w:name="_Toc183102997" w:id="43"/>
      <w:r w:rsidRPr="307A9E21" w:rsidR="09C21EA3">
        <w:rPr>
          <w:sz w:val="28"/>
          <w:szCs w:val="28"/>
        </w:rPr>
        <w:t>System Design and Configuration</w:t>
      </w:r>
      <w:bookmarkEnd w:id="42"/>
      <w:bookmarkEnd w:id="43"/>
    </w:p>
    <w:p w:rsidR="5B68449E" w:rsidP="5B68449E" w:rsidRDefault="5B68449E" w14:paraId="4CC646C3" w14:textId="284A8F15">
      <w:pPr>
        <w:spacing w:before="120" w:after="120"/>
        <w:ind w:left="720"/>
        <w:jc w:val="both"/>
        <w:rPr>
          <w:i/>
          <w:iCs/>
        </w:rPr>
      </w:pPr>
    </w:p>
    <w:p w:rsidR="6CCB5696" w:rsidP="6CCB5696" w:rsidRDefault="1398A109" w14:paraId="62009A11" w14:textId="208440D2">
      <w:pPr>
        <w:spacing w:before="120" w:after="120"/>
        <w:jc w:val="both"/>
        <w:rPr>
          <w:rFonts w:asciiTheme="minorHAnsi" w:hAnsiTheme="minorHAnsi" w:cstheme="minorBidi"/>
        </w:rPr>
      </w:pPr>
      <w:r w:rsidRPr="278F987A">
        <w:rPr>
          <w:rFonts w:asciiTheme="minorHAnsi" w:hAnsiTheme="minorHAnsi" w:cstheme="minorBidi"/>
        </w:rPr>
        <w:t xml:space="preserve">For our system </w:t>
      </w:r>
      <w:r w:rsidRPr="46405E22">
        <w:rPr>
          <w:rFonts w:asciiTheme="minorHAnsi" w:hAnsiTheme="minorHAnsi" w:cstheme="minorBidi"/>
        </w:rPr>
        <w:t>architecture,</w:t>
      </w:r>
      <w:r w:rsidRPr="08AFEB6E">
        <w:rPr>
          <w:rFonts w:asciiTheme="minorHAnsi" w:hAnsiTheme="minorHAnsi" w:cstheme="minorBidi"/>
        </w:rPr>
        <w:t xml:space="preserve"> files such as </w:t>
      </w:r>
      <w:r w:rsidRPr="03AEF485">
        <w:rPr>
          <w:rFonts w:asciiTheme="minorHAnsi" w:hAnsiTheme="minorHAnsi" w:cstheme="minorBidi"/>
        </w:rPr>
        <w:t>player,</w:t>
      </w:r>
      <w:r w:rsidRPr="7FD21A9A">
        <w:rPr>
          <w:rFonts w:asciiTheme="minorHAnsi" w:hAnsiTheme="minorHAnsi" w:cstheme="minorBidi"/>
        </w:rPr>
        <w:t xml:space="preserve"> enemy, and </w:t>
      </w:r>
      <w:r w:rsidRPr="4AA2139D">
        <w:rPr>
          <w:rFonts w:asciiTheme="minorHAnsi" w:hAnsiTheme="minorHAnsi" w:cstheme="minorBidi"/>
        </w:rPr>
        <w:t xml:space="preserve">playablecharacter </w:t>
      </w:r>
      <w:r w:rsidRPr="4EBAAA70">
        <w:rPr>
          <w:rFonts w:asciiTheme="minorHAnsi" w:hAnsiTheme="minorHAnsi" w:cstheme="minorBidi"/>
        </w:rPr>
        <w:t xml:space="preserve">handle </w:t>
      </w:r>
      <w:r w:rsidRPr="53E2BF02">
        <w:rPr>
          <w:rFonts w:asciiTheme="minorHAnsi" w:hAnsiTheme="minorHAnsi" w:cstheme="minorBidi"/>
        </w:rPr>
        <w:t xml:space="preserve">character </w:t>
      </w:r>
      <w:r w:rsidRPr="0F4E0B1D">
        <w:rPr>
          <w:rFonts w:asciiTheme="minorHAnsi" w:hAnsiTheme="minorHAnsi" w:cstheme="minorBidi"/>
        </w:rPr>
        <w:t xml:space="preserve">movements and </w:t>
      </w:r>
      <w:r w:rsidRPr="4BB1AB4B">
        <w:rPr>
          <w:rFonts w:asciiTheme="minorHAnsi" w:hAnsiTheme="minorHAnsi" w:cstheme="minorBidi"/>
        </w:rPr>
        <w:t>interactions</w:t>
      </w:r>
      <w:r w:rsidRPr="7906E306">
        <w:rPr>
          <w:rFonts w:asciiTheme="minorHAnsi" w:hAnsiTheme="minorHAnsi" w:cstheme="minorBidi"/>
        </w:rPr>
        <w:t>.</w:t>
      </w:r>
      <w:r w:rsidRPr="4F3952EE">
        <w:rPr>
          <w:rFonts w:asciiTheme="minorHAnsi" w:hAnsiTheme="minorHAnsi" w:cstheme="minorBidi"/>
        </w:rPr>
        <w:t xml:space="preserve"> </w:t>
      </w:r>
      <w:r w:rsidRPr="3E328CC5" w:rsidR="27B54D42">
        <w:rPr>
          <w:rFonts w:asciiTheme="minorHAnsi" w:hAnsiTheme="minorHAnsi" w:cstheme="minorBidi"/>
        </w:rPr>
        <w:t xml:space="preserve">Levels are handled using </w:t>
      </w:r>
      <w:r w:rsidRPr="750D8799" w:rsidR="27B54D42">
        <w:rPr>
          <w:rFonts w:asciiTheme="minorHAnsi" w:hAnsiTheme="minorHAnsi" w:cstheme="minorBidi"/>
        </w:rPr>
        <w:t xml:space="preserve">levelmanager </w:t>
      </w:r>
      <w:r w:rsidRPr="46F4DD9A" w:rsidR="27B54D42">
        <w:rPr>
          <w:rFonts w:asciiTheme="minorHAnsi" w:hAnsiTheme="minorHAnsi" w:cstheme="minorBidi"/>
        </w:rPr>
        <w:t xml:space="preserve">and </w:t>
      </w:r>
      <w:r w:rsidRPr="2E44E89D" w:rsidR="27B54D42">
        <w:rPr>
          <w:rFonts w:asciiTheme="minorHAnsi" w:hAnsiTheme="minorHAnsi" w:cstheme="minorBidi"/>
        </w:rPr>
        <w:t xml:space="preserve">Loadlevel </w:t>
      </w:r>
      <w:r w:rsidRPr="32F60A7E" w:rsidR="27B54D42">
        <w:rPr>
          <w:rFonts w:asciiTheme="minorHAnsi" w:hAnsiTheme="minorHAnsi" w:cstheme="minorBidi"/>
        </w:rPr>
        <w:t xml:space="preserve">with </w:t>
      </w:r>
      <w:r w:rsidRPr="741D3A91" w:rsidR="27B54D42">
        <w:rPr>
          <w:rFonts w:asciiTheme="minorHAnsi" w:hAnsiTheme="minorHAnsi" w:cstheme="minorBidi"/>
        </w:rPr>
        <w:t xml:space="preserve">collisions being </w:t>
      </w:r>
      <w:r w:rsidRPr="1992009A" w:rsidR="27B54D42">
        <w:rPr>
          <w:rFonts w:asciiTheme="minorHAnsi" w:hAnsiTheme="minorHAnsi" w:cstheme="minorBidi"/>
        </w:rPr>
        <w:t xml:space="preserve">handles in </w:t>
      </w:r>
      <w:r w:rsidRPr="7474031A" w:rsidR="27B54D42">
        <w:rPr>
          <w:rFonts w:asciiTheme="minorHAnsi" w:hAnsiTheme="minorHAnsi" w:cstheme="minorBidi"/>
        </w:rPr>
        <w:t xml:space="preserve">detectcollisions and </w:t>
      </w:r>
      <w:r w:rsidRPr="20AC2137" w:rsidR="499F81A4">
        <w:rPr>
          <w:rFonts w:asciiTheme="minorHAnsi" w:hAnsiTheme="minorHAnsi" w:cstheme="minorBidi"/>
        </w:rPr>
        <w:t>playablecharacter where</w:t>
      </w:r>
      <w:r w:rsidRPr="66BF1F4D" w:rsidR="499F81A4">
        <w:rPr>
          <w:rFonts w:asciiTheme="minorHAnsi" w:hAnsiTheme="minorHAnsi" w:cstheme="minorBidi"/>
        </w:rPr>
        <w:t xml:space="preserve"> </w:t>
      </w:r>
      <w:r w:rsidRPr="11B317C5" w:rsidR="499F81A4">
        <w:rPr>
          <w:rFonts w:asciiTheme="minorHAnsi" w:hAnsiTheme="minorHAnsi" w:cstheme="minorBidi"/>
        </w:rPr>
        <w:t xml:space="preserve">the enemies read </w:t>
      </w:r>
      <w:r w:rsidRPr="35F798D9" w:rsidR="499F81A4">
        <w:rPr>
          <w:rFonts w:asciiTheme="minorHAnsi" w:hAnsiTheme="minorHAnsi" w:cstheme="minorBidi"/>
        </w:rPr>
        <w:t xml:space="preserve">the tiles in front </w:t>
      </w:r>
      <w:r w:rsidRPr="286F3C6C" w:rsidR="499F81A4">
        <w:rPr>
          <w:rFonts w:asciiTheme="minorHAnsi" w:hAnsiTheme="minorHAnsi" w:cstheme="minorBidi"/>
        </w:rPr>
        <w:t>of them to see if</w:t>
      </w:r>
      <w:r w:rsidRPr="2145C272" w:rsidR="499F81A4">
        <w:rPr>
          <w:rFonts w:asciiTheme="minorHAnsi" w:hAnsiTheme="minorHAnsi" w:cstheme="minorBidi"/>
        </w:rPr>
        <w:t xml:space="preserve"> they can enter </w:t>
      </w:r>
      <w:r w:rsidRPr="614FB062" w:rsidR="499F81A4">
        <w:rPr>
          <w:rFonts w:asciiTheme="minorHAnsi" w:hAnsiTheme="minorHAnsi" w:cstheme="minorBidi"/>
        </w:rPr>
        <w:t>them.</w:t>
      </w:r>
    </w:p>
    <w:p w:rsidR="5D4F8EA2" w:rsidP="307A9E21" w:rsidRDefault="27D26252" w14:paraId="0A520EC5" w14:textId="1AC91B74">
      <w:pPr>
        <w:spacing w:before="120" w:after="120"/>
        <w:jc w:val="both"/>
        <w:rPr>
          <w:rFonts w:ascii="Aptos" w:hAnsi="Aptos" w:cs="Arial" w:asciiTheme="minorAscii" w:hAnsiTheme="minorAscii" w:cstheme="minorBidi"/>
        </w:rPr>
      </w:pPr>
      <w:r w:rsidRPr="307A9E21" w:rsidR="26AAA7FB">
        <w:rPr>
          <w:rFonts w:ascii="Aptos" w:hAnsi="Aptos" w:cs="Arial" w:asciiTheme="minorAscii" w:hAnsiTheme="minorAscii" w:cstheme="minorBidi"/>
        </w:rPr>
        <w:t>The player and enemy class</w:t>
      </w:r>
      <w:r w:rsidRPr="307A9E21" w:rsidR="26AAA7FB">
        <w:rPr>
          <w:rFonts w:ascii="Aptos" w:hAnsi="Aptos" w:cs="Arial" w:asciiTheme="minorAscii" w:hAnsiTheme="minorAscii" w:cstheme="minorBidi"/>
        </w:rPr>
        <w:t xml:space="preserve"> inherit attributes</w:t>
      </w:r>
      <w:r w:rsidRPr="307A9E21" w:rsidR="26AAA7FB">
        <w:rPr>
          <w:rFonts w:ascii="Aptos" w:hAnsi="Aptos" w:cs="Arial" w:asciiTheme="minorAscii" w:hAnsiTheme="minorAscii" w:cstheme="minorBidi"/>
        </w:rPr>
        <w:t xml:space="preserve"> from the </w:t>
      </w:r>
      <w:r w:rsidRPr="307A9E21" w:rsidR="26AAA7FB">
        <w:rPr>
          <w:rFonts w:ascii="Aptos" w:hAnsi="Aptos" w:cs="Arial" w:asciiTheme="minorAscii" w:hAnsiTheme="minorAscii" w:cstheme="minorBidi"/>
        </w:rPr>
        <w:t>playableCharacter</w:t>
      </w:r>
      <w:r w:rsidRPr="307A9E21" w:rsidR="26AAA7FB">
        <w:rPr>
          <w:rFonts w:ascii="Aptos" w:hAnsi="Aptos" w:cs="Arial" w:asciiTheme="minorAscii" w:hAnsiTheme="minorAscii" w:cstheme="minorBidi"/>
        </w:rPr>
        <w:t xml:space="preserve"> class</w:t>
      </w:r>
      <w:r w:rsidRPr="307A9E21" w:rsidR="26AAA7FB">
        <w:rPr>
          <w:rFonts w:ascii="Aptos" w:hAnsi="Aptos" w:cs="Arial" w:asciiTheme="minorAscii" w:hAnsiTheme="minorAscii" w:cstheme="minorBidi"/>
        </w:rPr>
        <w:t>.</w:t>
      </w:r>
    </w:p>
    <w:p w:rsidR="7A95B864" w:rsidP="307A9E21" w:rsidRDefault="7A95B864" w14:paraId="012B9783" w14:textId="16EC9444">
      <w:pPr>
        <w:pStyle w:val="Normal"/>
        <w:spacing w:before="120" w:after="120"/>
        <w:jc w:val="both"/>
      </w:pPr>
      <w:r w:rsidR="7A95B864">
        <w:drawing>
          <wp:inline wp14:editId="7DC6C22F" wp14:anchorId="0FEEE06C">
            <wp:extent cx="2368971" cy="2404986"/>
            <wp:effectExtent l="0" t="0" r="0" b="0"/>
            <wp:docPr id="810540728" name="" title=""/>
            <wp:cNvGraphicFramePr>
              <a:graphicFrameLocks noChangeAspect="1"/>
            </wp:cNvGraphicFramePr>
            <a:graphic>
              <a:graphicData uri="http://schemas.openxmlformats.org/drawingml/2006/picture">
                <pic:pic>
                  <pic:nvPicPr>
                    <pic:cNvPr id="0" name=""/>
                    <pic:cNvPicPr/>
                  </pic:nvPicPr>
                  <pic:blipFill>
                    <a:blip r:embed="R07d80cbe50204a1a">
                      <a:extLst>
                        <a:ext xmlns:a="http://schemas.openxmlformats.org/drawingml/2006/main" uri="{28A0092B-C50C-407E-A947-70E740481C1C}">
                          <a14:useLocalDpi val="0"/>
                        </a:ext>
                      </a:extLst>
                    </a:blip>
                    <a:stretch>
                      <a:fillRect/>
                    </a:stretch>
                  </pic:blipFill>
                  <pic:spPr>
                    <a:xfrm>
                      <a:off x="0" y="0"/>
                      <a:ext cx="2368971" cy="2404986"/>
                    </a:xfrm>
                    <a:prstGeom prst="rect">
                      <a:avLst/>
                    </a:prstGeom>
                  </pic:spPr>
                </pic:pic>
              </a:graphicData>
            </a:graphic>
          </wp:inline>
        </w:drawing>
      </w:r>
      <w:r w:rsidR="1006795A">
        <w:drawing>
          <wp:inline wp14:editId="650BAB72" wp14:anchorId="2FBAA28A">
            <wp:extent cx="2248958" cy="3983869"/>
            <wp:effectExtent l="0" t="0" r="0" b="0"/>
            <wp:docPr id="693863880" name="" title=""/>
            <wp:cNvGraphicFramePr>
              <a:graphicFrameLocks noChangeAspect="1"/>
            </wp:cNvGraphicFramePr>
            <a:graphic>
              <a:graphicData uri="http://schemas.openxmlformats.org/drawingml/2006/picture">
                <pic:pic>
                  <pic:nvPicPr>
                    <pic:cNvPr id="0" name=""/>
                    <pic:cNvPicPr/>
                  </pic:nvPicPr>
                  <pic:blipFill>
                    <a:blip r:embed="R7c459842a77b48d5">
                      <a:extLst>
                        <a:ext xmlns:a="http://schemas.openxmlformats.org/drawingml/2006/main" uri="{28A0092B-C50C-407E-A947-70E740481C1C}">
                          <a14:useLocalDpi val="0"/>
                        </a:ext>
                      </a:extLst>
                    </a:blip>
                    <a:stretch>
                      <a:fillRect/>
                    </a:stretch>
                  </pic:blipFill>
                  <pic:spPr>
                    <a:xfrm>
                      <a:off x="0" y="0"/>
                      <a:ext cx="2248958" cy="3983869"/>
                    </a:xfrm>
                    <a:prstGeom prst="rect">
                      <a:avLst/>
                    </a:prstGeom>
                  </pic:spPr>
                </pic:pic>
              </a:graphicData>
            </a:graphic>
          </wp:inline>
        </w:drawing>
      </w:r>
      <w:r w:rsidR="7A95B864">
        <w:drawing>
          <wp:inline wp14:editId="4F185F30" wp14:anchorId="6F4423D7">
            <wp:extent cx="2508809" cy="1899527"/>
            <wp:effectExtent l="0" t="0" r="0" b="0"/>
            <wp:docPr id="1527584587" name="" title=""/>
            <wp:cNvGraphicFramePr>
              <a:graphicFrameLocks noChangeAspect="1"/>
            </wp:cNvGraphicFramePr>
            <a:graphic>
              <a:graphicData uri="http://schemas.openxmlformats.org/drawingml/2006/picture">
                <pic:pic>
                  <pic:nvPicPr>
                    <pic:cNvPr id="0" name=""/>
                    <pic:cNvPicPr/>
                  </pic:nvPicPr>
                  <pic:blipFill>
                    <a:blip r:embed="Rc763a16b47534e95">
                      <a:extLst>
                        <a:ext xmlns:a="http://schemas.openxmlformats.org/drawingml/2006/main" uri="{28A0092B-C50C-407E-A947-70E740481C1C}">
                          <a14:useLocalDpi val="0"/>
                        </a:ext>
                      </a:extLst>
                    </a:blip>
                    <a:stretch>
                      <a:fillRect/>
                    </a:stretch>
                  </pic:blipFill>
                  <pic:spPr>
                    <a:xfrm>
                      <a:off x="0" y="0"/>
                      <a:ext cx="2508809" cy="1899527"/>
                    </a:xfrm>
                    <a:prstGeom prst="rect">
                      <a:avLst/>
                    </a:prstGeom>
                  </pic:spPr>
                </pic:pic>
              </a:graphicData>
            </a:graphic>
          </wp:inline>
        </w:drawing>
      </w:r>
    </w:p>
    <w:p w:rsidR="307A9E21" w:rsidP="307A9E21" w:rsidRDefault="307A9E21" w14:paraId="544DC070" w14:textId="61EF3BA2">
      <w:pPr>
        <w:pStyle w:val="Normal"/>
        <w:spacing w:before="120" w:after="120"/>
        <w:jc w:val="both"/>
      </w:pPr>
    </w:p>
    <w:p w:rsidR="49FF8B7D" w:rsidP="307A9E21" w:rsidRDefault="49FF8B7D" w14:paraId="4219E0C9" w14:textId="73CCF5F5">
      <w:pPr>
        <w:pStyle w:val="Normal"/>
        <w:spacing w:before="120" w:after="120"/>
        <w:jc w:val="both"/>
      </w:pPr>
      <w:r w:rsidR="49FF8B7D">
        <w:rPr/>
        <w:t>To play the game, you must first go through the main menu and select a character,</w:t>
      </w:r>
      <w:r w:rsidR="1F1F63E6">
        <w:rPr/>
        <w:t xml:space="preserve"> </w:t>
      </w:r>
      <w:r w:rsidR="1F1F63E6">
        <w:rPr/>
        <w:t>Then</w:t>
      </w:r>
      <w:r w:rsidR="1F1F63E6">
        <w:rPr/>
        <w:t xml:space="preserve"> you are in the first level where you </w:t>
      </w:r>
      <w:r w:rsidR="54603DBC">
        <w:rPr/>
        <w:t>must</w:t>
      </w:r>
      <w:r w:rsidR="1F1F63E6">
        <w:rPr/>
        <w:t xml:space="preserve"> collect </w:t>
      </w:r>
      <w:r w:rsidR="03E78D65">
        <w:rPr/>
        <w:t>3 fuses per level to progress on to the next level while fighting enemies. Player can pick up items such as health and ammo</w:t>
      </w:r>
      <w:r w:rsidR="0F63F5F6">
        <w:rPr/>
        <w:t>,</w:t>
      </w:r>
      <w:r w:rsidR="03E78D65">
        <w:rPr/>
        <w:t xml:space="preserve"> and upgrade stats between le</w:t>
      </w:r>
      <w:r w:rsidR="321529C2">
        <w:rPr/>
        <w:t>vels from the shop</w:t>
      </w:r>
      <w:r w:rsidR="00F36816">
        <w:rPr/>
        <w:t xml:space="preserve"> once they enter the shuttle</w:t>
      </w:r>
      <w:r w:rsidR="321529C2">
        <w:rPr/>
        <w:t>.</w:t>
      </w:r>
    </w:p>
    <w:p w:rsidR="7D286C54" w:rsidP="307A9E21" w:rsidRDefault="7D286C54" w14:paraId="474D6DB4" w14:textId="14696427">
      <w:pPr>
        <w:pStyle w:val="Normal"/>
        <w:spacing w:before="120" w:after="120"/>
        <w:jc w:val="both"/>
      </w:pPr>
      <w:r w:rsidR="7D286C54">
        <w:drawing>
          <wp:inline wp14:editId="4C0F02FC" wp14:anchorId="7CE42F60">
            <wp:extent cx="5724524" cy="5514975"/>
            <wp:effectExtent l="0" t="0" r="0" b="0"/>
            <wp:docPr id="1701831390" name="" title=""/>
            <wp:cNvGraphicFramePr>
              <a:graphicFrameLocks noChangeAspect="1"/>
            </wp:cNvGraphicFramePr>
            <a:graphic>
              <a:graphicData uri="http://schemas.openxmlformats.org/drawingml/2006/picture">
                <pic:pic>
                  <pic:nvPicPr>
                    <pic:cNvPr id="0" name=""/>
                    <pic:cNvPicPr/>
                  </pic:nvPicPr>
                  <pic:blipFill>
                    <a:blip r:embed="Ref869f206e264db7">
                      <a:extLst>
                        <a:ext xmlns:a="http://schemas.openxmlformats.org/drawingml/2006/main" uri="{28A0092B-C50C-407E-A947-70E740481C1C}">
                          <a14:useLocalDpi val="0"/>
                        </a:ext>
                      </a:extLst>
                    </a:blip>
                    <a:stretch>
                      <a:fillRect/>
                    </a:stretch>
                  </pic:blipFill>
                  <pic:spPr>
                    <a:xfrm>
                      <a:off x="0" y="0"/>
                      <a:ext cx="5724524" cy="5514975"/>
                    </a:xfrm>
                    <a:prstGeom prst="rect">
                      <a:avLst/>
                    </a:prstGeom>
                  </pic:spPr>
                </pic:pic>
              </a:graphicData>
            </a:graphic>
          </wp:inline>
        </w:drawing>
      </w:r>
    </w:p>
    <w:p w:rsidR="307A9E21" w:rsidP="307A9E21" w:rsidRDefault="307A9E21" w14:paraId="44CE4516" w14:textId="2542B9EE">
      <w:pPr>
        <w:pStyle w:val="Normal"/>
        <w:spacing w:before="120" w:after="120"/>
        <w:jc w:val="both"/>
      </w:pPr>
    </w:p>
    <w:p w:rsidRPr="00EB157F" w:rsidR="0042501D" w:rsidP="00267313" w:rsidRDefault="59D8C99A" w14:paraId="29C2AD5A" w14:textId="77777777">
      <w:pPr>
        <w:pStyle w:val="Heading2"/>
        <w:numPr>
          <w:ilvl w:val="1"/>
          <w:numId w:val="8"/>
        </w:numPr>
        <w:ind w:left="0" w:firstLine="0"/>
        <w:jc w:val="both"/>
        <w:rPr>
          <w:rFonts w:asciiTheme="minorHAnsi" w:hAnsiTheme="minorHAnsi" w:cstheme="minorBidi"/>
        </w:rPr>
      </w:pPr>
      <w:bookmarkStart w:name="_Toc183102998" w:id="44"/>
      <w:r w:rsidRPr="6B7748DC">
        <w:rPr>
          <w:rFonts w:asciiTheme="minorHAnsi" w:hAnsiTheme="minorHAnsi" w:cstheme="minorBidi"/>
        </w:rPr>
        <w:t>Architecture</w:t>
      </w:r>
      <w:bookmarkEnd w:id="44"/>
    </w:p>
    <w:p w:rsidRPr="00EB157F" w:rsidR="0042501D" w:rsidP="6B7748DC" w:rsidRDefault="59D8C99A" w14:paraId="2C812B57" w14:textId="77777777">
      <w:pPr>
        <w:jc w:val="both"/>
        <w:rPr>
          <w:rFonts w:asciiTheme="minorHAnsi" w:hAnsiTheme="minorHAnsi" w:cstheme="minorBidi"/>
        </w:rPr>
      </w:pPr>
      <w:r w:rsidRPr="6B7748DC">
        <w:rPr>
          <w:rFonts w:asciiTheme="minorHAnsi" w:hAnsiTheme="minorHAnsi" w:cstheme="minorBidi"/>
        </w:rPr>
        <w:t>The system requirements for this project will be: The game should be run on a windows operating system as we are unable to test on any other operating system. It will also require a functional keyboard and mouse/touchpad. The resolution should be dynamic to adapt to the user’s screen resolution. The system should also have c++ libraries and sfml libraries installed. The project will also require visual studio 2022 community edition to be installed with relevant c++ libraries. The system will also require a functional sound system, this could be built in speakers or headphones etc. to fully understand the game.</w:t>
      </w:r>
    </w:p>
    <w:p w:rsidRPr="00EB157F" w:rsidR="0042501D" w:rsidP="6B7748DC" w:rsidRDefault="0042501D" w14:paraId="726873AE" w14:textId="77777777">
      <w:pPr>
        <w:jc w:val="both"/>
        <w:rPr>
          <w:rFonts w:asciiTheme="minorHAnsi" w:hAnsiTheme="minorHAnsi" w:cstheme="minorBidi"/>
        </w:rPr>
      </w:pPr>
    </w:p>
    <w:p w:rsidRPr="00EB157F" w:rsidR="0042501D" w:rsidP="6B7748DC" w:rsidRDefault="0042501D" w14:paraId="2C2ADA91" w14:textId="77777777">
      <w:pPr>
        <w:jc w:val="both"/>
        <w:rPr>
          <w:rFonts w:asciiTheme="minorHAnsi" w:hAnsiTheme="minorHAnsi" w:cstheme="minorBidi"/>
          <w:i/>
          <w:iCs/>
          <w:color w:val="2C7FCE" w:themeColor="text2" w:themeTint="99"/>
        </w:rPr>
      </w:pPr>
    </w:p>
    <w:p w:rsidRPr="00927F3A" w:rsidR="0042501D" w:rsidP="6B7748DC" w:rsidRDefault="59D8C99A" w14:paraId="030FA600" w14:textId="77777777">
      <w:pPr>
        <w:jc w:val="both"/>
        <w:rPr>
          <w:rFonts w:asciiTheme="minorHAnsi" w:hAnsiTheme="minorHAnsi" w:cstheme="minorBidi"/>
        </w:rPr>
      </w:pPr>
      <w:r>
        <w:rPr>
          <w:noProof/>
        </w:rPr>
        <w:drawing>
          <wp:inline distT="0" distB="0" distL="0" distR="0" wp14:anchorId="3BEAE992" wp14:editId="204EE8E7">
            <wp:extent cx="5557652" cy="2530038"/>
            <wp:effectExtent l="0" t="0" r="5080" b="3810"/>
            <wp:docPr id="758511361" name="Picture 1" descr="A black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7652" cy="2530038"/>
                    </a:xfrm>
                    <a:prstGeom prst="rect">
                      <a:avLst/>
                    </a:prstGeom>
                  </pic:spPr>
                </pic:pic>
              </a:graphicData>
            </a:graphic>
          </wp:inline>
        </w:drawing>
      </w:r>
    </w:p>
    <w:p w:rsidR="0042501D" w:rsidP="6B7748DC" w:rsidRDefault="0042501D" w14:paraId="0A5FFFC2" w14:textId="77777777">
      <w:pPr>
        <w:spacing w:before="120" w:after="120"/>
        <w:jc w:val="both"/>
        <w:rPr>
          <w:b/>
          <w:bCs/>
        </w:rPr>
      </w:pPr>
    </w:p>
    <w:p w:rsidR="59D8C99A" w:rsidP="4FAF4606" w:rsidRDefault="59D8C99A" w14:paraId="5AD42FDE" w14:textId="686F87AC">
      <w:pPr>
        <w:pStyle w:val="Heading1"/>
        <w:numPr>
          <w:ilvl w:val="0"/>
          <w:numId w:val="8"/>
        </w:numPr>
        <w:ind w:left="0" w:firstLine="0"/>
        <w:jc w:val="both"/>
        <w:rPr>
          <w:sz w:val="28"/>
          <w:szCs w:val="28"/>
        </w:rPr>
      </w:pPr>
      <w:bookmarkStart w:name="_Toc182214400" w:id="45"/>
      <w:bookmarkStart w:name="_Toc434332612" w:id="46"/>
      <w:bookmarkStart w:name="_Toc183102999" w:id="47"/>
      <w:bookmarkEnd w:id="45"/>
      <w:r w:rsidRPr="4FAF4606">
        <w:rPr>
          <w:sz w:val="28"/>
          <w:szCs w:val="28"/>
        </w:rPr>
        <w:t>Testing &amp; Implementation</w:t>
      </w:r>
      <w:bookmarkEnd w:id="46"/>
      <w:bookmarkEnd w:id="47"/>
    </w:p>
    <w:p w:rsidR="3DFB19E3" w:rsidP="6B7748DC" w:rsidRDefault="3DFB19E3" w14:paraId="47EB52EF" w14:textId="36C43A70">
      <w:pPr>
        <w:jc w:val="both"/>
      </w:pPr>
      <w:r>
        <w:t>After a few months of our planning, coding, and testing. We finally ended up with the final solution which we have uploaded.</w:t>
      </w:r>
      <w:r w:rsidR="0DBA9247">
        <w:t xml:space="preserve"> </w:t>
      </w:r>
      <w:r w:rsidR="4BD3063D">
        <w:t>However,</w:t>
      </w:r>
      <w:r>
        <w:t xml:space="preserve"> </w:t>
      </w:r>
      <w:r w:rsidR="611C84D0">
        <w:t>t</w:t>
      </w:r>
      <w:r>
        <w:t>his did not come w</w:t>
      </w:r>
      <w:r w:rsidR="66E11229">
        <w:t xml:space="preserve">ithout </w:t>
      </w:r>
      <w:r w:rsidR="05887D55">
        <w:t xml:space="preserve">a fair share of </w:t>
      </w:r>
      <w:r w:rsidR="66E11229">
        <w:t>problems</w:t>
      </w:r>
      <w:r w:rsidR="2220C675">
        <w:t xml:space="preserve">. </w:t>
      </w:r>
      <w:r w:rsidR="24DBFA1A">
        <w:t>During the beginning of the project, we had some issues understanding and implementing GitHub. We</w:t>
      </w:r>
      <w:r w:rsidR="01E546A6">
        <w:t xml:space="preserve"> spent longer than we had hoped to get our heads around using</w:t>
      </w:r>
      <w:r w:rsidR="40FD59CD">
        <w:t xml:space="preserve"> GitHub. As mentioned before in section 4, we mistakenly worked on the main branch together </w:t>
      </w:r>
      <w:r w:rsidR="0E79E941">
        <w:t>at the same time whilst coding. This led to conflicts when we all wanted to push our changes and resulted in loss of progress and changes.</w:t>
      </w:r>
      <w:r w:rsidR="0EDFE863">
        <w:t xml:space="preserve"> But as mentioned before as well, once we started using the branc</w:t>
      </w:r>
      <w:r w:rsidR="29084E5F">
        <w:t xml:space="preserve">hes we started to flow a lot quicker though the coding process as we worked simultaneously without affecting the other </w:t>
      </w:r>
      <w:r w:rsidR="2AEF0303">
        <w:t>member's</w:t>
      </w:r>
      <w:r w:rsidR="29084E5F">
        <w:t xml:space="preserve"> progress.</w:t>
      </w:r>
      <w:r w:rsidR="7AA824FA">
        <w:t xml:space="preserve"> </w:t>
      </w:r>
    </w:p>
    <w:p w:rsidR="4FAF4606" w:rsidP="4FAF4606" w:rsidRDefault="4FAF4606" w14:paraId="70E3B596" w14:textId="37BA5104">
      <w:pPr>
        <w:jc w:val="both"/>
      </w:pPr>
    </w:p>
    <w:p w:rsidR="54AB75D2" w:rsidP="4FAF4606" w:rsidRDefault="54AB75D2" w14:paraId="53DDC480" w14:textId="43952C4F">
      <w:pPr>
        <w:jc w:val="both"/>
      </w:pPr>
      <w:r>
        <w:t xml:space="preserve">We followed the following weekly plan for </w:t>
      </w:r>
      <w:r w:rsidR="5FE1424C">
        <w:t>w</w:t>
      </w:r>
      <w:r>
        <w:t>o</w:t>
      </w:r>
      <w:r w:rsidR="5FE1424C">
        <w:t>r</w:t>
      </w:r>
      <w:r>
        <w:t xml:space="preserve">king on the project. Every </w:t>
      </w:r>
      <w:r w:rsidR="4E33D513">
        <w:t>Tuesday</w:t>
      </w:r>
      <w:r>
        <w:t xml:space="preserve"> we would have a sp</w:t>
      </w:r>
      <w:r w:rsidR="1BD4A7D0">
        <w:t>r</w:t>
      </w:r>
      <w:r>
        <w:t>int meeting</w:t>
      </w:r>
      <w:r w:rsidR="35D71747">
        <w:t xml:space="preserve"> to delegate different aspect of the game to work on for the week. We would each work on these aspects in our own branches and test while we coded. Then on the following sprint, we merged our code togethe</w:t>
      </w:r>
      <w:r w:rsidR="7F940359">
        <w:t>r, resolved any conflicts and did a big group test to figure out what needed to be done for the following week.</w:t>
      </w:r>
      <w:r w:rsidR="152ADD02">
        <w:t xml:space="preserve"> We found this to be the best method for testing and weekly planning. </w:t>
      </w:r>
    </w:p>
    <w:p w:rsidR="4FAF4606" w:rsidP="4FAF4606" w:rsidRDefault="4FAF4606" w14:paraId="1F0CA5AB" w14:textId="56306F5A">
      <w:pPr>
        <w:jc w:val="both"/>
      </w:pPr>
    </w:p>
    <w:p w:rsidR="2DBF66B4" w:rsidP="4FAF4606" w:rsidRDefault="2DBF66B4" w14:paraId="5B493794" w14:textId="3E43BEC9">
      <w:pPr>
        <w:jc w:val="both"/>
      </w:pPr>
      <w:r>
        <w:t xml:space="preserve">As we had many ideas for our game, we had problems in implementing all of them. Most were due to time management, there were some </w:t>
      </w:r>
      <w:r w:rsidR="7756E9AC">
        <w:t xml:space="preserve">aspects of the game we had spent too much time on which led to some ideas being left behind. </w:t>
      </w:r>
      <w:r w:rsidR="348A6E8D">
        <w:t xml:space="preserve">Other feature we had issues in figuring out how to implement them and had to move on to focus on other features. One such feature was our arm for the player. We planned to have an arm </w:t>
      </w:r>
      <w:r w:rsidR="18CF03CC">
        <w:t>separate</w:t>
      </w:r>
      <w:r w:rsidR="348A6E8D">
        <w:t xml:space="preserve"> to the </w:t>
      </w:r>
      <w:r w:rsidR="2BF61968">
        <w:t xml:space="preserve">player sprite </w:t>
      </w:r>
      <w:r w:rsidR="196F540C">
        <w:t xml:space="preserve">which would rotate around the player sprite in the direction of the crosshair to show the gun aiming in that direction. However, this proved to be more challenging than we expected and due to time </w:t>
      </w:r>
      <w:r w:rsidR="2B3F8F4C">
        <w:t>constraints</w:t>
      </w:r>
      <w:r w:rsidR="196F540C">
        <w:t xml:space="preserve"> we had to move on from it.</w:t>
      </w:r>
    </w:p>
    <w:p w:rsidR="4FAF4606" w:rsidP="4FAF4606" w:rsidRDefault="4FAF4606" w14:paraId="3ABEAC6C" w14:textId="251B1F23">
      <w:pPr>
        <w:jc w:val="both"/>
      </w:pPr>
    </w:p>
    <w:p w:rsidR="152CCEFC" w:rsidP="4FAF4606" w:rsidRDefault="152CCEFC" w14:paraId="555E4F09" w14:textId="02738C38">
      <w:pPr>
        <w:jc w:val="both"/>
      </w:pPr>
      <w:r>
        <w:t xml:space="preserve">If we are chosen for the Games Fleadh or </w:t>
      </w:r>
      <w:r w:rsidR="7E3510AF">
        <w:t>decide</w:t>
      </w:r>
      <w:r w:rsidR="4F629947">
        <w:t xml:space="preserve"> to update the game for our own enjoyment, we would love to implement some of these concepts we had to leave out. One such concept is the players abilities.</w:t>
      </w:r>
      <w:r w:rsidR="5D132EE5">
        <w:t xml:space="preserve"> Because we had a character selection</w:t>
      </w:r>
      <w:r w:rsidR="700B1BD7">
        <w:t xml:space="preserve">, we wanted to not only differentiate the characters visually but also in terms of gameplay. Each character was planned to have a special ability unique to them, but due to </w:t>
      </w:r>
      <w:r w:rsidR="1A31615B">
        <w:t xml:space="preserve">time constraints and having to focus on more </w:t>
      </w:r>
      <w:r w:rsidR="58C346A4">
        <w:t>key features,</w:t>
      </w:r>
      <w:r w:rsidR="1A31615B">
        <w:t xml:space="preserve"> we had to leave</w:t>
      </w:r>
      <w:r w:rsidR="3250A317">
        <w:t xml:space="preserve"> it</w:t>
      </w:r>
      <w:r w:rsidR="1A31615B">
        <w:t xml:space="preserve"> behind</w:t>
      </w:r>
      <w:r w:rsidR="40E621B9">
        <w:t xml:space="preserve">. We had begun to code some of the abilities which you can see in the project. </w:t>
      </w:r>
    </w:p>
    <w:p w:rsidR="0042501D" w:rsidP="6B7748DC" w:rsidRDefault="0042501D" w14:paraId="24F6A95F" w14:textId="77777777">
      <w:pPr>
        <w:jc w:val="both"/>
        <w:rPr>
          <w:i/>
          <w:iCs/>
        </w:rPr>
      </w:pPr>
    </w:p>
    <w:p w:rsidRPr="00825ED4" w:rsidR="0042501D" w:rsidP="6B7748DC" w:rsidRDefault="0042501D" w14:paraId="25CC5DD5" w14:textId="77777777">
      <w:pPr>
        <w:jc w:val="both"/>
        <w:rPr>
          <w:i/>
          <w:iCs/>
        </w:rPr>
      </w:pPr>
    </w:p>
    <w:p w:rsidRPr="00825ED4" w:rsidR="0042501D" w:rsidP="64A5663D" w:rsidRDefault="59D8C99A" w14:paraId="23448478" w14:textId="530063A9">
      <w:pPr>
        <w:pStyle w:val="Heading1"/>
        <w:numPr>
          <w:ilvl w:val="0"/>
          <w:numId w:val="8"/>
        </w:numPr>
        <w:spacing w:before="120" w:after="120"/>
        <w:ind w:left="0" w:firstLine="0"/>
        <w:jc w:val="both"/>
        <w:rPr>
          <w:sz w:val="28"/>
          <w:szCs w:val="28"/>
        </w:rPr>
      </w:pPr>
      <w:bookmarkStart w:name="_Toc434332613" w:id="48"/>
      <w:bookmarkStart w:name="_Toc183103000" w:id="49"/>
      <w:r w:rsidRPr="6B7748DC">
        <w:rPr>
          <w:sz w:val="28"/>
          <w:szCs w:val="28"/>
        </w:rPr>
        <w:t>Critical analysis</w:t>
      </w:r>
      <w:bookmarkEnd w:id="48"/>
      <w:bookmarkEnd w:id="49"/>
    </w:p>
    <w:p w:rsidR="293F0723" w:rsidP="6F0374EC" w:rsidRDefault="293F0723" w14:paraId="6B274315" w14:textId="4BD43384">
      <w:pPr>
        <w:spacing w:before="120" w:after="120"/>
        <w:jc w:val="both"/>
      </w:pPr>
      <w:r>
        <w:t xml:space="preserve">Our project began with a very ambitious idea with many different features that ended up out of our reach. </w:t>
      </w:r>
      <w:r w:rsidR="21F3D644">
        <w:t>We had ideas to have working abilities, arm rotation, high</w:t>
      </w:r>
      <w:r w:rsidR="14434213">
        <w:t xml:space="preserve"> </w:t>
      </w:r>
      <w:r w:rsidR="21F3D644">
        <w:t>score, random shop upgrades, more detailed levels, bosses</w:t>
      </w:r>
      <w:r w:rsidR="09066B34">
        <w:t>, four playable characters, different weapons</w:t>
      </w:r>
      <w:r w:rsidR="53DCAE03">
        <w:t>, cone of vision</w:t>
      </w:r>
      <w:r w:rsidR="09066B34">
        <w:t>.</w:t>
      </w:r>
    </w:p>
    <w:p w:rsidR="782B43A9" w:rsidP="782B43A9" w:rsidRDefault="782B43A9" w14:paraId="4CD24A1C" w14:textId="4D14D433">
      <w:pPr>
        <w:spacing w:before="120" w:after="120"/>
        <w:jc w:val="both"/>
      </w:pPr>
    </w:p>
    <w:p w:rsidR="2911ED84" w:rsidP="782B43A9" w:rsidRDefault="2911ED84" w14:paraId="69D8CA5C" w14:textId="42413CF5">
      <w:pPr>
        <w:spacing w:before="120" w:after="120"/>
        <w:jc w:val="both"/>
      </w:pPr>
      <w:r>
        <w:t>We were able to keep some of the ideas that never came to fruition in a simplified form such as the shop with a couple of choices of upgrades such as increased fire rate</w:t>
      </w:r>
      <w:r w:rsidR="567C637D">
        <w:t xml:space="preserve"> and even though we have the code for abilities we never got to implement them. Bosses and arm rotation ended up being scrapped as we ran into too many issues </w:t>
      </w:r>
      <w:r w:rsidR="709B8B82">
        <w:t xml:space="preserve">trying </w:t>
      </w:r>
      <w:r w:rsidR="567C637D">
        <w:t>to implement them</w:t>
      </w:r>
      <w:r w:rsidR="79B641E7">
        <w:t xml:space="preserve">. High score was also scrapped. </w:t>
      </w:r>
      <w:r w:rsidR="5323F28E">
        <w:t>Enemies do not have a cone of vision, instead they go for the player position.</w:t>
      </w:r>
    </w:p>
    <w:p w:rsidR="636B22BB" w:rsidP="636B22BB" w:rsidRDefault="636B22BB" w14:paraId="0454484C" w14:textId="5F9746E0">
      <w:pPr>
        <w:spacing w:before="120" w:after="120"/>
        <w:jc w:val="both"/>
      </w:pPr>
    </w:p>
    <w:p w:rsidR="4B5CB87B" w:rsidP="6225F1AE" w:rsidRDefault="4B5CB87B" w14:paraId="3E6496CA" w14:textId="6C7D5080">
      <w:pPr>
        <w:spacing w:before="120" w:after="120"/>
        <w:jc w:val="both"/>
      </w:pPr>
      <w:r>
        <w:t xml:space="preserve">We started the project by following the timeline but ended up finding different priorities other than the timeline followed so we instead discussed new priorities every week in our calls </w:t>
      </w:r>
      <w:r w:rsidR="7038116F">
        <w:t>and worked on them then which proved more beneficial for us as we needed more time discussing different aspects of the project.</w:t>
      </w:r>
    </w:p>
    <w:p w:rsidR="7794A61D" w:rsidP="7794A61D" w:rsidRDefault="7794A61D" w14:paraId="6F68F18F" w14:textId="10939D7B">
      <w:pPr>
        <w:spacing w:before="120" w:after="120"/>
        <w:jc w:val="both"/>
      </w:pPr>
    </w:p>
    <w:p w:rsidR="5378A9AE" w:rsidP="28B02E1A" w:rsidRDefault="5378A9AE" w14:paraId="2FCF2C27" w14:textId="17A913EA">
      <w:pPr>
        <w:spacing w:before="120" w:after="120"/>
        <w:jc w:val="both"/>
      </w:pPr>
      <w:r>
        <w:t xml:space="preserve">The biggest take away from this project was learning how to communicate as a group </w:t>
      </w:r>
      <w:r w:rsidR="646ECE26">
        <w:t xml:space="preserve">to plan and achieve goals </w:t>
      </w:r>
      <w:r>
        <w:t xml:space="preserve">and </w:t>
      </w:r>
      <w:r w:rsidR="4C4C9C2F">
        <w:t xml:space="preserve">to </w:t>
      </w:r>
      <w:r>
        <w:t xml:space="preserve">code together using </w:t>
      </w:r>
      <w:r w:rsidR="624D45AC">
        <w:t>GitHub</w:t>
      </w:r>
      <w:r w:rsidR="2257E660">
        <w:t>.</w:t>
      </w:r>
    </w:p>
    <w:p w:rsidR="004D6A7D" w:rsidP="004D6A7D" w:rsidRDefault="004D6A7D" w14:paraId="64800C25" w14:textId="77777777">
      <w:bookmarkStart w:name="_Toc434332616" w:id="50"/>
    </w:p>
    <w:bookmarkEnd w:id="50"/>
    <w:p w:rsidRPr="005E3425" w:rsidR="0042501D" w:rsidP="004D6A7D" w:rsidRDefault="0042501D" w14:paraId="132A2EE8" w14:textId="2E759D33">
      <w:pPr>
        <w:rPr>
          <w:sz w:val="28"/>
          <w:szCs w:val="28"/>
        </w:rPr>
      </w:pPr>
    </w:p>
    <w:p w:rsidR="0042501D" w:rsidP="00DC209D" w:rsidRDefault="00947806" w14:paraId="35015455" w14:textId="304DF82B">
      <w:pPr>
        <w:pStyle w:val="Heading2"/>
      </w:pPr>
      <w:bookmarkStart w:name="_Toc183103001" w:id="51"/>
      <w:r>
        <w:t>8</w:t>
      </w:r>
      <w:r w:rsidR="00DC209D">
        <w:t xml:space="preserve"> </w:t>
      </w:r>
      <w:r w:rsidRPr="6B7748DC" w:rsidR="59D8C99A">
        <w:t>Code</w:t>
      </w:r>
      <w:bookmarkEnd w:id="51"/>
    </w:p>
    <w:p w:rsidR="3C98BC45" w:rsidP="3C98BC45" w:rsidRDefault="1979A9CF" w14:paraId="311F2E02" w14:textId="36A6BB04">
      <w:pPr>
        <w:rPr>
          <w:rStyle w:val="Hyperlink"/>
          <w:b/>
          <w:sz w:val="32"/>
          <w:szCs w:val="32"/>
        </w:rPr>
      </w:pPr>
      <w:r w:rsidRPr="00AF5011">
        <w:fldChar w:fldCharType="begin"/>
      </w:r>
      <w:r>
        <w:instrText>HYPERLINK "https://github.com/K00284626-CoreyOB/CosmicDecay.git" \h</w:instrText>
      </w:r>
      <w:r w:rsidRPr="00AF5011">
        <w:fldChar w:fldCharType="separate"/>
      </w:r>
      <w:r w:rsidRPr="00AF5011">
        <w:rPr>
          <w:rStyle w:val="Hyperlink"/>
          <w:b/>
          <w:sz w:val="32"/>
          <w:szCs w:val="32"/>
        </w:rPr>
        <w:t>Link to GitHub</w:t>
      </w:r>
      <w:ins w:author="Microsoft Word" w:date="2024-11-21T17:18:00Z" w16du:dateUtc="2024-11-21T17:18:00Z" w:id="52">
        <w:r w:rsidR="00AF5011">
          <w:rPr>
            <w:rStyle w:val="Hyperlink"/>
            <w:b/>
            <w:bCs/>
            <w:sz w:val="32"/>
            <w:szCs w:val="32"/>
          </w:rPr>
          <w:t xml:space="preserve"> – Click Here</w:t>
        </w:r>
      </w:ins>
      <w:r w:rsidRPr="00AF5011">
        <w:rPr>
          <w:rStyle w:val="Hyperlink"/>
          <w:b/>
          <w:sz w:val="32"/>
          <w:szCs w:val="32"/>
        </w:rPr>
        <w:t>.</w:t>
      </w:r>
      <w:r w:rsidRPr="00AF5011">
        <w:rPr>
          <w:rStyle w:val="Hyperlink"/>
          <w:b/>
          <w:sz w:val="32"/>
          <w:szCs w:val="32"/>
        </w:rPr>
        <w:fldChar w:fldCharType="end"/>
      </w:r>
    </w:p>
    <w:p w:rsidRPr="00AF5011" w:rsidR="00DC209D" w:rsidP="00AF5011" w:rsidRDefault="00DC209D" w14:paraId="20BD1CA8" w14:textId="77777777">
      <w:pPr>
        <w:rPr>
          <w:b/>
          <w:bCs/>
          <w:sz w:val="32"/>
          <w:szCs w:val="32"/>
        </w:rPr>
      </w:pPr>
    </w:p>
    <w:p w:rsidR="0042501D" w:rsidP="00DC209D" w:rsidRDefault="00947806" w14:paraId="02EC8BDC" w14:textId="504B1D4D">
      <w:pPr>
        <w:pStyle w:val="Heading2"/>
      </w:pPr>
      <w:bookmarkStart w:name="_Toc183103002" w:id="53"/>
      <w:r>
        <w:t>9</w:t>
      </w:r>
      <w:r w:rsidR="00DC209D">
        <w:t xml:space="preserve"> </w:t>
      </w:r>
      <w:r w:rsidRPr="6B7748DC" w:rsidR="59D8C99A">
        <w:t>User Instructions</w:t>
      </w:r>
      <w:bookmarkEnd w:id="53"/>
    </w:p>
    <w:p w:rsidRPr="00927F3A" w:rsidR="0042501D" w:rsidP="6B7748DC" w:rsidRDefault="59D8C99A" w14:paraId="47BE1F62" w14:textId="77777777">
      <w:pPr>
        <w:jc w:val="both"/>
      </w:pPr>
      <w:r>
        <w:t>How do you play the game? -</w:t>
      </w:r>
    </w:p>
    <w:p w:rsidRPr="00927F3A" w:rsidR="0042501D" w:rsidP="6B7748DC" w:rsidRDefault="00421EA5" w14:paraId="63C6CFBD" w14:textId="43693D18">
      <w:pPr>
        <w:jc w:val="both"/>
      </w:pPr>
      <w:r>
        <w:t>Use W to move forward</w:t>
      </w:r>
    </w:p>
    <w:p w:rsidRPr="00927F3A" w:rsidR="00421EA5" w:rsidP="00421EA5" w:rsidRDefault="00421EA5" w14:paraId="19F634EC" w14:textId="1FDDC480">
      <w:pPr>
        <w:jc w:val="both"/>
      </w:pPr>
      <w:r>
        <w:t xml:space="preserve">Use A to move </w:t>
      </w:r>
      <w:r w:rsidR="008C5011">
        <w:t>left</w:t>
      </w:r>
    </w:p>
    <w:p w:rsidRPr="00927F3A" w:rsidR="00421EA5" w:rsidP="00421EA5" w:rsidRDefault="00421EA5" w14:paraId="139569D5" w14:textId="7D8EDABA">
      <w:pPr>
        <w:jc w:val="both"/>
      </w:pPr>
      <w:r>
        <w:t xml:space="preserve">Use S to move </w:t>
      </w:r>
      <w:r w:rsidR="008C5011">
        <w:t>backward</w:t>
      </w:r>
    </w:p>
    <w:p w:rsidR="00421EA5" w:rsidP="00421EA5" w:rsidRDefault="00421EA5" w14:paraId="1FD0D88D" w14:textId="3B8CDC35">
      <w:pPr>
        <w:jc w:val="both"/>
      </w:pPr>
      <w:r>
        <w:t xml:space="preserve">Use D to move </w:t>
      </w:r>
      <w:r w:rsidR="008C5011">
        <w:t>right</w:t>
      </w:r>
    </w:p>
    <w:p w:rsidR="004125B0" w:rsidP="00421EA5" w:rsidRDefault="004125B0" w14:paraId="1BE10D34" w14:textId="431A0AB8">
      <w:pPr>
        <w:jc w:val="both"/>
      </w:pPr>
      <w:r>
        <w:t>Use the mouse to aim</w:t>
      </w:r>
    </w:p>
    <w:p w:rsidRPr="00927F3A" w:rsidR="008C5011" w:rsidP="00421EA5" w:rsidRDefault="00734C2A" w14:paraId="6BCAA521" w14:textId="52A4806C">
      <w:pPr>
        <w:jc w:val="both"/>
      </w:pPr>
      <w:r>
        <w:t>Use left click on the mouse to shoot</w:t>
      </w:r>
    </w:p>
    <w:p w:rsidRPr="00927F3A" w:rsidR="00421EA5" w:rsidP="6B7748DC" w:rsidRDefault="00421EA5" w14:paraId="64833E34" w14:textId="77777777">
      <w:pPr>
        <w:jc w:val="both"/>
      </w:pPr>
    </w:p>
    <w:p w:rsidR="0042501D" w:rsidP="00947806" w:rsidRDefault="00947806" w14:paraId="5D1C6E09" w14:textId="73A357F2">
      <w:pPr>
        <w:pStyle w:val="Heading2"/>
      </w:pPr>
      <w:bookmarkStart w:name="_Toc183103003" w:id="54"/>
      <w:r>
        <w:t xml:space="preserve">10 </w:t>
      </w:r>
      <w:r w:rsidRPr="6B7748DC" w:rsidR="59D8C99A">
        <w:t>Assets</w:t>
      </w:r>
      <w:bookmarkEnd w:id="54"/>
    </w:p>
    <w:p w:rsidRPr="00EB157F" w:rsidR="0042501D" w:rsidP="6B7748DC" w:rsidRDefault="0042501D" w14:paraId="26B62A16" w14:textId="77777777">
      <w:pPr>
        <w:jc w:val="both"/>
      </w:pPr>
      <w:r>
        <w:rPr>
          <w:noProof/>
        </w:rPr>
        <mc:AlternateContent>
          <mc:Choice Requires="wpg">
            <w:drawing>
              <wp:inline distT="0" distB="0" distL="0" distR="0" wp14:anchorId="6C404A8A" wp14:editId="79789102">
                <wp:extent cx="5866765" cy="5943600"/>
                <wp:effectExtent l="0" t="0" r="635" b="0"/>
                <wp:docPr id="899428502" name="Group 1"/>
                <wp:cNvGraphicFramePr/>
                <a:graphic xmlns:a="http://schemas.openxmlformats.org/drawingml/2006/main">
                  <a:graphicData uri="http://schemas.microsoft.com/office/word/2010/wordprocessingGroup">
                    <wpg:wgp>
                      <wpg:cNvGrpSpPr/>
                      <wpg:grpSpPr>
                        <a:xfrm>
                          <a:off x="0" y="0"/>
                          <a:ext cx="5866765" cy="5943600"/>
                          <a:chOff x="0" y="0"/>
                          <a:chExt cx="5866765" cy="5943600"/>
                        </a:xfrm>
                      </wpg:grpSpPr>
                      <pic:pic xmlns:pic="http://schemas.openxmlformats.org/drawingml/2006/picture">
                        <pic:nvPicPr>
                          <pic:cNvPr id="854601342" name="Picture 854601342"/>
                          <pic:cNvPicPr>
                            <a:picLocks noChangeAspect="1"/>
                          </pic:cNvPicPr>
                        </pic:nvPicPr>
                        <pic:blipFill>
                          <a:blip r:embed="rId21"/>
                          <a:stretch>
                            <a:fillRect/>
                          </a:stretch>
                        </pic:blipFill>
                        <pic:spPr>
                          <a:xfrm>
                            <a:off x="0" y="0"/>
                            <a:ext cx="5866765" cy="5943600"/>
                          </a:xfrm>
                          <a:prstGeom prst="rect">
                            <a:avLst/>
                          </a:prstGeom>
                        </pic:spPr>
                      </pic:pic>
                      <wps:wsp>
                        <wps:cNvPr id="1439022146" name="Rectangle 1439022146"/>
                        <wps:cNvSpPr/>
                        <wps:spPr>
                          <a:xfrm>
                            <a:off x="4122103" y="391160"/>
                            <a:ext cx="1437641" cy="259080"/>
                          </a:xfrm>
                          <a:prstGeom prst="rect">
                            <a:avLst/>
                          </a:prstGeom>
                          <a:solidFill>
                            <a:schemeClr val="lt1"/>
                          </a:solidFill>
                          <a:ln>
                            <a:solidFill>
                              <a:srgbClr val="000000"/>
                            </a:solidFill>
                          </a:ln>
                        </wps:spPr>
                        <wps:txbx>
                          <w:txbxContent>
                            <w:p w:rsidR="0042501D" w:rsidP="0042501D" w:rsidRDefault="0042501D" w14:paraId="14C2A67E" w14:textId="77777777">
                              <w:pPr>
                                <w:rPr>
                                  <w:rFonts w:ascii="Calibri" w:hAnsi="Calibri" w:cs="Calibri"/>
                                  <w:color w:val="000000"/>
                                </w:rPr>
                              </w:pPr>
                              <w:r>
                                <w:rPr>
                                  <w:rFonts w:ascii="Calibri" w:hAnsi="Calibri" w:cs="Calibri"/>
                                  <w:color w:val="000000"/>
                                </w:rPr>
                                <w:t>Main Menu Concept</w:t>
                              </w:r>
                            </w:p>
                          </w:txbxContent>
                        </wps:txbx>
                        <wps:bodyPr anchor="t"/>
                      </wps:wsp>
                    </wpg:wg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roup 1" style="width:461.95pt;height:468pt;mso-position-horizontal-relative:char;mso-position-vertical-relative:line" coordsize="58667,59436" o:spid="_x0000_s1026" w14:anchorId="6C404A8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54601342" style="position:absolute;width:58667;height:5943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">
                  <v:imagedata o:title="" r:id="rId22"/>
                </v:shape>
                <v:rect id="Rectangle 1439022146" style="position:absolute;left:41221;top:3911;width:14376;height:2591;visibility:visible;mso-wrap-style:square;v-text-anchor:top" o:spid="_x0000_s1028"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">
                  <v:textbox>
                    <w:txbxContent>
                      <w:p w:rsidR="0042501D" w:rsidP="0042501D" w:rsidRDefault="0042501D" w14:paraId="14C2A67E" w14:textId="77777777">
                        <w:pPr>
                          <w:rPr>
                            <w:rFonts w:ascii="Calibri" w:hAnsi="Calibri" w:cs="Calibri"/>
                            <w:color w:val="000000"/>
                          </w:rPr>
                        </w:pPr>
                        <w:r>
                          <w:rPr>
                            <w:rFonts w:ascii="Calibri" w:hAnsi="Calibri" w:cs="Calibri"/>
                            <w:color w:val="000000"/>
                          </w:rPr>
                          <w:t>Main Menu Concept</w:t>
                        </w:r>
                      </w:p>
                    </w:txbxContent>
                  </v:textbox>
                </v:rect>
                <w10:anchorlock/>
              </v:group>
            </w:pict>
          </mc:Fallback>
        </mc:AlternateContent>
      </w:r>
    </w:p>
    <w:p w:rsidR="0042501D" w:rsidP="6B7748DC" w:rsidRDefault="0042501D" w14:paraId="3579472A" w14:textId="77777777">
      <w:pPr>
        <w:jc w:val="both"/>
      </w:pPr>
      <w:r>
        <w:rPr>
          <w:noProof/>
        </w:rPr>
        <mc:AlternateContent>
          <mc:Choice Requires="wpg">
            <w:drawing>
              <wp:inline distT="0" distB="0" distL="0" distR="0" wp14:anchorId="215FE3C1" wp14:editId="76B1177C">
                <wp:extent cx="3863975" cy="3863975"/>
                <wp:effectExtent l="0" t="0" r="3175" b="3175"/>
                <wp:docPr id="1535031943" name="Group 1"/>
                <wp:cNvGraphicFramePr/>
                <a:graphic xmlns:a="http://schemas.openxmlformats.org/drawingml/2006/main">
                  <a:graphicData uri="http://schemas.microsoft.com/office/word/2010/wordprocessingGroup">
                    <wpg:wgp>
                      <wpg:cNvGrpSpPr/>
                      <wpg:grpSpPr>
                        <a:xfrm>
                          <a:off x="0" y="0"/>
                          <a:ext cx="3863975" cy="3863975"/>
                          <a:chOff x="0" y="0"/>
                          <a:chExt cx="3863975" cy="3863975"/>
                        </a:xfrm>
                      </wpg:grpSpPr>
                      <pic:pic xmlns:pic="http://schemas.openxmlformats.org/drawingml/2006/picture">
                        <pic:nvPicPr>
                          <pic:cNvPr id="1982207780" name="Picture 1982207780"/>
                          <pic:cNvPicPr>
                            <a:picLocks noChangeAspect="1"/>
                          </pic:cNvPicPr>
                        </pic:nvPicPr>
                        <pic:blipFill>
                          <a:blip r:embed="rId23"/>
                          <a:stretch>
                            <a:fillRect/>
                          </a:stretch>
                        </pic:blipFill>
                        <pic:spPr>
                          <a:xfrm>
                            <a:off x="0" y="0"/>
                            <a:ext cx="3863975" cy="3863975"/>
                          </a:xfrm>
                          <a:prstGeom prst="rect">
                            <a:avLst/>
                          </a:prstGeom>
                        </pic:spPr>
                      </pic:pic>
                      <wps:wsp>
                        <wps:cNvPr id="48458285" name="Rectangle 48458285"/>
                        <wps:cNvSpPr/>
                        <wps:spPr>
                          <a:xfrm>
                            <a:off x="2602548" y="316548"/>
                            <a:ext cx="1158240" cy="259080"/>
                          </a:xfrm>
                          <a:prstGeom prst="rect">
                            <a:avLst/>
                          </a:prstGeom>
                          <a:solidFill>
                            <a:schemeClr val="lt1"/>
                          </a:solidFill>
                          <a:ln>
                            <a:solidFill>
                              <a:srgbClr val="000000"/>
                            </a:solidFill>
                          </a:ln>
                        </wps:spPr>
                        <wps:txbx>
                          <w:txbxContent>
                            <w:p w:rsidR="0042501D" w:rsidP="0042501D" w:rsidRDefault="0042501D" w14:paraId="001E6ACA" w14:textId="77777777">
                              <w:pPr>
                                <w:rPr>
                                  <w:rFonts w:ascii="Calibri" w:hAnsi="Calibri" w:cs="Calibri"/>
                                  <w:color w:val="000000"/>
                                </w:rPr>
                              </w:pPr>
                              <w:r>
                                <w:rPr>
                                  <w:rFonts w:ascii="Calibri" w:hAnsi="Calibri" w:cs="Calibri"/>
                                  <w:color w:val="000000"/>
                                </w:rPr>
                                <w:t>enemy concept</w:t>
                              </w:r>
                            </w:p>
                          </w:txbxContent>
                        </wps:txbx>
                        <wps:bodyPr anchor="t"/>
                      </wps:wsp>
                    </wpg:wg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_x0000_s1029" style="width:304.25pt;height:304.25pt;mso-position-horizontal-relative:char;mso-position-vertical-relative:line" coordsize="38639,38639" w14:anchorId="215FE3C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">
                <v:shape id="Picture 1982207780" style="position:absolute;width:38639;height:3863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">
                  <v:imagedata o:title="" r:id="rId24"/>
                </v:shape>
                <v:rect id="Rectangle 48458285" style="position:absolute;left:26025;top:3165;width:11582;height:2591;visibility:visible;mso-wrap-style:square;v-text-anchor:top" o:spid="_x0000_s1031"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">
                  <v:textbox>
                    <w:txbxContent>
                      <w:p w:rsidR="0042501D" w:rsidP="0042501D" w:rsidRDefault="0042501D" w14:paraId="001E6ACA" w14:textId="77777777">
                        <w:pPr>
                          <w:rPr>
                            <w:rFonts w:ascii="Calibri" w:hAnsi="Calibri" w:cs="Calibri"/>
                            <w:color w:val="000000"/>
                          </w:rPr>
                        </w:pPr>
                        <w:r>
                          <w:rPr>
                            <w:rFonts w:ascii="Calibri" w:hAnsi="Calibri" w:cs="Calibri"/>
                            <w:color w:val="000000"/>
                          </w:rPr>
                          <w:t>enemy concept</w:t>
                        </w:r>
                      </w:p>
                    </w:txbxContent>
                  </v:textbox>
                </v:rect>
                <w10:anchorlock/>
              </v:group>
            </w:pict>
          </mc:Fallback>
        </mc:AlternateContent>
      </w:r>
      <w:r>
        <w:rPr>
          <w:noProof/>
        </w:rPr>
        <mc:AlternateContent>
          <mc:Choice Requires="wpg">
            <w:drawing>
              <wp:inline distT="0" distB="0" distL="0" distR="0" wp14:anchorId="02DEEEFB" wp14:editId="3D82BB45">
                <wp:extent cx="6519545" cy="3915410"/>
                <wp:effectExtent l="0" t="0" r="0" b="8890"/>
                <wp:docPr id="102920719" name="Group 1"/>
                <wp:cNvGraphicFramePr/>
                <a:graphic xmlns:a="http://schemas.openxmlformats.org/drawingml/2006/main">
                  <a:graphicData uri="http://schemas.microsoft.com/office/word/2010/wordprocessingGroup">
                    <wpg:wgp>
                      <wpg:cNvGrpSpPr/>
                      <wpg:grpSpPr>
                        <a:xfrm>
                          <a:off x="0" y="0"/>
                          <a:ext cx="6519545" cy="3915410"/>
                          <a:chOff x="0" y="0"/>
                          <a:chExt cx="6519545" cy="3915410"/>
                        </a:xfrm>
                      </wpg:grpSpPr>
                      <pic:pic xmlns:pic="http://schemas.openxmlformats.org/drawingml/2006/picture">
                        <pic:nvPicPr>
                          <pic:cNvPr id="1690033542" name="Picture 1690033542"/>
                          <pic:cNvPicPr>
                            <a:picLocks noChangeAspect="1"/>
                          </pic:cNvPicPr>
                        </pic:nvPicPr>
                        <pic:blipFill>
                          <a:blip r:embed="rId25"/>
                          <a:stretch>
                            <a:fillRect/>
                          </a:stretch>
                        </pic:blipFill>
                        <pic:spPr>
                          <a:xfrm>
                            <a:off x="0" y="0"/>
                            <a:ext cx="6519545" cy="3915410"/>
                          </a:xfrm>
                          <a:prstGeom prst="rect">
                            <a:avLst/>
                          </a:prstGeom>
                        </pic:spPr>
                      </pic:pic>
                      <wps:wsp>
                        <wps:cNvPr id="1491762302" name="Rectangle 1491762302"/>
                        <wps:cNvSpPr/>
                        <wps:spPr>
                          <a:xfrm>
                            <a:off x="2837538" y="245082"/>
                            <a:ext cx="927145" cy="572843"/>
                          </a:xfrm>
                          <a:prstGeom prst="rect">
                            <a:avLst/>
                          </a:prstGeom>
                          <a:solidFill>
                            <a:schemeClr val="lt1"/>
                          </a:solidFill>
                          <a:ln>
                            <a:solidFill>
                              <a:srgbClr val="000000"/>
                            </a:solidFill>
                          </a:ln>
                        </wps:spPr>
                        <wps:txbx>
                          <w:txbxContent>
                            <w:p w:rsidR="0042501D" w:rsidP="0042501D" w:rsidRDefault="0042501D" w14:paraId="7CCE5AD1" w14:textId="77777777">
                              <w:pPr>
                                <w:spacing w:line="256" w:lineRule="auto"/>
                                <w:rPr>
                                  <w:rFonts w:ascii="Calibri" w:hAnsi="Calibri" w:cs="Calibri"/>
                                  <w:color w:val="000000"/>
                                </w:rPr>
                              </w:pPr>
                              <w:r>
                                <w:rPr>
                                  <w:rFonts w:ascii="Calibri" w:hAnsi="Calibri" w:cs="Calibri"/>
                                  <w:color w:val="000000"/>
                                </w:rPr>
                                <w:t>playable characters</w:t>
                              </w:r>
                            </w:p>
                          </w:txbxContent>
                        </wps:txbx>
                        <wps:bodyPr anchor="t"/>
                      </wps:wsp>
                      <pic:pic xmlns:pic="http://schemas.openxmlformats.org/drawingml/2006/picture">
                        <pic:nvPicPr>
                          <pic:cNvPr id="1373042680" name="Picture 1373042680"/>
                          <pic:cNvPicPr>
                            <a:picLocks noChangeAspect="1"/>
                          </pic:cNvPicPr>
                        </pic:nvPicPr>
                        <pic:blipFill>
                          <a:blip r:embed="rId26"/>
                          <a:stretch>
                            <a:fillRect/>
                          </a:stretch>
                        </pic:blipFill>
                        <pic:spPr>
                          <a:xfrm>
                            <a:off x="2753763" y="1793285"/>
                            <a:ext cx="2021840" cy="2021840"/>
                          </a:xfrm>
                          <a:prstGeom prst="rect">
                            <a:avLst/>
                          </a:prstGeom>
                        </pic:spPr>
                      </pic:pic>
                    </wpg:wg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_x0000_s1032" style="width:513.35pt;height:308.3pt;mso-position-horizontal-relative:char;mso-position-vertical-relative:line" coordsize="65195,39154" w14:anchorId="02DEEEF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">
                <v:shape id="Picture 1690033542" style="position:absolute;width:65195;height:39154;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">
                  <v:imagedata o:title="" r:id="rId27"/>
                </v:shape>
                <v:rect id="Rectangle 1491762302" style="position:absolute;left:28375;top:2450;width:9271;height:5729;visibility:visible;mso-wrap-style:square;v-text-anchor:top" o:spid="_x0000_s1034"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">
                  <v:textbox>
                    <w:txbxContent>
                      <w:p w:rsidR="0042501D" w:rsidP="0042501D" w:rsidRDefault="0042501D" w14:paraId="7CCE5AD1" w14:textId="77777777">
                        <w:pPr>
                          <w:spacing w:line="256" w:lineRule="auto"/>
                          <w:rPr>
                            <w:rFonts w:ascii="Calibri" w:hAnsi="Calibri" w:cs="Calibri"/>
                            <w:color w:val="000000"/>
                          </w:rPr>
                        </w:pPr>
                        <w:r>
                          <w:rPr>
                            <w:rFonts w:ascii="Calibri" w:hAnsi="Calibri" w:cs="Calibri"/>
                            <w:color w:val="000000"/>
                          </w:rPr>
                          <w:t>playable characters</w:t>
                        </w:r>
                      </w:p>
                    </w:txbxContent>
                  </v:textbox>
                </v:rect>
                <v:shape id="Picture 1373042680" style="position:absolute;left:27537;top:17932;width:20219;height:20219;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">
                  <v:imagedata o:title="" r:id="rId28"/>
                </v:shape>
                <w10:anchorlock/>
              </v:group>
            </w:pict>
          </mc:Fallback>
        </mc:AlternateContent>
      </w:r>
    </w:p>
    <w:p w:rsidR="0042501D" w:rsidP="6B7748DC" w:rsidRDefault="0042501D" w14:paraId="08ABE071" w14:textId="77777777">
      <w:pPr>
        <w:jc w:val="both"/>
        <w:rPr>
          <w:rFonts w:asciiTheme="minorHAnsi" w:hAnsiTheme="minorHAnsi" w:cstheme="minorBidi"/>
        </w:rPr>
      </w:pPr>
      <w:r>
        <w:rPr>
          <w:noProof/>
        </w:rPr>
        <mc:AlternateContent>
          <mc:Choice Requires="wpg">
            <w:drawing>
              <wp:inline distT="0" distB="0" distL="0" distR="0" wp14:anchorId="5B5726BA" wp14:editId="39758430">
                <wp:extent cx="5943600" cy="2962275"/>
                <wp:effectExtent l="0" t="0" r="0" b="9525"/>
                <wp:docPr id="1775378056" name="Group 1"/>
                <wp:cNvGraphicFramePr/>
                <a:graphic xmlns:a="http://schemas.openxmlformats.org/drawingml/2006/main">
                  <a:graphicData uri="http://schemas.microsoft.com/office/word/2010/wordprocessingGroup">
                    <wpg:wgp>
                      <wpg:cNvGrpSpPr/>
                      <wpg:grpSpPr>
                        <a:xfrm>
                          <a:off x="0" y="0"/>
                          <a:ext cx="5943600" cy="2962275"/>
                          <a:chOff x="0" y="0"/>
                          <a:chExt cx="5943600" cy="2962275"/>
                        </a:xfrm>
                      </wpg:grpSpPr>
                      <pic:pic xmlns:pic="http://schemas.openxmlformats.org/drawingml/2006/picture">
                        <pic:nvPicPr>
                          <pic:cNvPr id="1109878963" name="Picture 1109878963"/>
                          <pic:cNvPicPr>
                            <a:picLocks noChangeAspect="1"/>
                          </pic:cNvPicPr>
                        </pic:nvPicPr>
                        <pic:blipFill>
                          <a:blip r:embed="rId29"/>
                          <a:stretch>
                            <a:fillRect/>
                          </a:stretch>
                        </pic:blipFill>
                        <pic:spPr>
                          <a:xfrm>
                            <a:off x="0" y="0"/>
                            <a:ext cx="5943600" cy="2962275"/>
                          </a:xfrm>
                          <a:prstGeom prst="rect">
                            <a:avLst/>
                          </a:prstGeom>
                        </pic:spPr>
                      </pic:pic>
                      <wps:wsp>
                        <wps:cNvPr id="523508152" name="Rectangle 523508152"/>
                        <wps:cNvSpPr/>
                        <wps:spPr>
                          <a:xfrm>
                            <a:off x="1300481" y="180658"/>
                            <a:ext cx="858520" cy="787400"/>
                          </a:xfrm>
                          <a:prstGeom prst="rect">
                            <a:avLst/>
                          </a:prstGeom>
                          <a:solidFill>
                            <a:schemeClr val="lt1"/>
                          </a:solidFill>
                          <a:ln>
                            <a:solidFill>
                              <a:srgbClr val="000000"/>
                            </a:solidFill>
                          </a:ln>
                        </wps:spPr>
                        <wps:txbx>
                          <w:txbxContent>
                            <w:p w:rsidR="0042501D" w:rsidP="0042501D" w:rsidRDefault="0042501D" w14:paraId="09304A5D" w14:textId="77777777">
                              <w:pPr>
                                <w:rPr>
                                  <w:rFonts w:ascii="Calibri" w:hAnsi="Calibri" w:cs="Calibri"/>
                                  <w:color w:val="000000"/>
                                </w:rPr>
                              </w:pPr>
                              <w:r>
                                <w:rPr>
                                  <w:rFonts w:ascii="Calibri" w:hAnsi="Calibri" w:cs="Calibri"/>
                                  <w:color w:val="000000"/>
                                </w:rPr>
                                <w:t>early gameplay concept</w:t>
                              </w:r>
                            </w:p>
                          </w:txbxContent>
                        </wps:txbx>
                        <wps:bodyPr anchor="t"/>
                      </wps:wsp>
                    </wpg:wg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_x0000_s1036" style="width:468pt;height:233.25pt;mso-position-horizontal-relative:char;mso-position-vertical-relative:line" coordsize="59436,29622" w14:anchorId="5B5726B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">
                <v:shape id="Picture 1109878963" style="position:absolute;width:59436;height:29622;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">
                  <v:imagedata o:title="" r:id="rId30"/>
                </v:shape>
                <v:rect id="Rectangle 523508152" style="position:absolute;left:13004;top:1806;width:8586;height:7874;visibility:visible;mso-wrap-style:square;v-text-anchor:top" o:spid="_x0000_s1038"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">
                  <v:textbox>
                    <w:txbxContent>
                      <w:p w:rsidR="0042501D" w:rsidP="0042501D" w:rsidRDefault="0042501D" w14:paraId="09304A5D" w14:textId="77777777">
                        <w:pPr>
                          <w:rPr>
                            <w:rFonts w:ascii="Calibri" w:hAnsi="Calibri" w:cs="Calibri"/>
                            <w:color w:val="000000"/>
                          </w:rPr>
                        </w:pPr>
                        <w:r>
                          <w:rPr>
                            <w:rFonts w:ascii="Calibri" w:hAnsi="Calibri" w:cs="Calibri"/>
                            <w:color w:val="000000"/>
                          </w:rPr>
                          <w:t>early gameplay concept</w:t>
                        </w:r>
                      </w:p>
                    </w:txbxContent>
                  </v:textbox>
                </v:rect>
                <w10:anchorlock/>
              </v:group>
            </w:pict>
          </mc:Fallback>
        </mc:AlternateContent>
      </w:r>
    </w:p>
    <w:p w:rsidRPr="00EB157F" w:rsidR="0042501D" w:rsidP="6B7748DC" w:rsidRDefault="59D8C99A" w14:paraId="44CDFBC8" w14:textId="77777777">
      <w:pPr>
        <w:jc w:val="both"/>
        <w:rPr>
          <w:rFonts w:asciiTheme="minorHAnsi" w:hAnsiTheme="minorHAnsi" w:cstheme="minorBidi"/>
        </w:rPr>
      </w:pPr>
      <w:r>
        <w:rPr>
          <w:noProof/>
        </w:rPr>
        <w:drawing>
          <wp:inline distT="0" distB="0" distL="0" distR="0" wp14:anchorId="6C5CFE60" wp14:editId="00D3CAED">
            <wp:extent cx="2000529" cy="3391373"/>
            <wp:effectExtent l="0" t="0" r="0" b="0"/>
            <wp:docPr id="2010267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000529" cy="3391373"/>
                    </a:xfrm>
                    <a:prstGeom prst="rect">
                      <a:avLst/>
                    </a:prstGeom>
                  </pic:spPr>
                </pic:pic>
              </a:graphicData>
            </a:graphic>
          </wp:inline>
        </w:drawing>
      </w:r>
    </w:p>
    <w:p w:rsidR="0042501D" w:rsidP="6B7748DC" w:rsidRDefault="0042501D" w14:paraId="2D41125B" w14:textId="77777777">
      <w:pPr>
        <w:jc w:val="both"/>
        <w:rPr>
          <w:i/>
          <w:iCs/>
        </w:rPr>
      </w:pPr>
    </w:p>
    <w:p w:rsidRPr="00A521AC" w:rsidR="0042501D" w:rsidP="6B7748DC" w:rsidRDefault="0042501D" w14:paraId="3469F9B6" w14:textId="77777777">
      <w:pPr>
        <w:jc w:val="both"/>
      </w:pPr>
    </w:p>
    <w:p w:rsidR="00947806" w:rsidP="6B7748DC" w:rsidRDefault="00947806" w14:paraId="45185357" w14:textId="77777777">
      <w:pPr>
        <w:jc w:val="both"/>
      </w:pPr>
    </w:p>
    <w:p w:rsidR="00947806" w:rsidP="6B7748DC" w:rsidRDefault="00947806" w14:paraId="4F995AD6" w14:textId="77777777">
      <w:pPr>
        <w:jc w:val="both"/>
      </w:pPr>
    </w:p>
    <w:p w:rsidR="00947806" w:rsidP="6B7748DC" w:rsidRDefault="00947806" w14:paraId="3126A44A" w14:textId="77777777">
      <w:pPr>
        <w:jc w:val="both"/>
      </w:pPr>
    </w:p>
    <w:p w:rsidRPr="00A521AC" w:rsidR="00947806" w:rsidP="6B7748DC" w:rsidRDefault="00947806" w14:paraId="0501180F" w14:textId="77777777">
      <w:pPr>
        <w:jc w:val="both"/>
      </w:pPr>
    </w:p>
    <w:p w:rsidR="00947806" w:rsidP="00947806" w:rsidRDefault="00947806" w14:paraId="6E2827DC" w14:textId="0FE1B0F6">
      <w:pPr>
        <w:pStyle w:val="Heading2"/>
      </w:pPr>
      <w:bookmarkStart w:name="_Toc183103004" w:id="55"/>
      <w:bookmarkStart w:name="_Toc434332618" w:id="56"/>
      <w:r>
        <w:t>11 Individual Contributions</w:t>
      </w:r>
      <w:bookmarkEnd w:id="55"/>
    </w:p>
    <w:p w:rsidRPr="00947806" w:rsidR="0042501D" w:rsidP="00947806" w:rsidRDefault="59D8C99A" w14:paraId="64D66987" w14:textId="3CAE9068">
      <w:pPr>
        <w:pStyle w:val="Heading2"/>
      </w:pPr>
      <w:bookmarkStart w:name="_Toc183103005" w:id="57"/>
      <w:r w:rsidRPr="00947806">
        <w:t>Student 1 Reflection</w:t>
      </w:r>
      <w:bookmarkEnd w:id="57"/>
      <w:bookmarkEnd w:id="56"/>
      <w:r w:rsidR="002125D3">
        <w:t xml:space="preserve"> – Matthew O’Rourke Bourke</w:t>
      </w:r>
    </w:p>
    <w:p w:rsidR="00C25BFE" w:rsidP="00C25BFE" w:rsidRDefault="00C25BFE" w14:paraId="5FFDA25C" w14:textId="77777777">
      <w:pPr>
        <w:pStyle w:val="Heading2"/>
        <w:jc w:val="both"/>
      </w:pPr>
      <w:r>
        <w:t>Introduction</w:t>
      </w:r>
    </w:p>
    <w:p w:rsidR="00C25BFE" w:rsidP="00C25BFE" w:rsidRDefault="00C25BFE" w14:paraId="204A99D0" w14:textId="77777777">
      <w:pPr>
        <w:jc w:val="both"/>
      </w:pPr>
      <w:r>
        <w:t>For my third-year team project we have recently completed, we were required to build a game using the C++ language and SFML libraries. This was to be done under the theme for Games Fleadh – ‘Small World’. I was in a group with three other people, and I was given the role of project manager. We decided on the game Cosmic Decay. Before we began work on the game, we had some classes on development methodologies like agile and learned some project management skills like having weekly sprint meetings. So instead of just getting straight into coding with no real structure we decided to adopt the Agile methodology and really knuckle down and talk though our plans, ideas and issues in the project through our weekly sprint meetings. In this individual reflection, I will be discussing how I felt I performed in a team, my lessons learned and discussing how we integrated the taught content into our approach to building this game.</w:t>
      </w:r>
    </w:p>
    <w:p w:rsidR="00C25BFE" w:rsidP="00C25BFE" w:rsidRDefault="00C25BFE" w14:paraId="68FB8ABD" w14:textId="77777777">
      <w:pPr>
        <w:jc w:val="both"/>
      </w:pPr>
    </w:p>
    <w:p w:rsidR="00C25BFE" w:rsidP="00C25BFE" w:rsidRDefault="00C25BFE" w14:paraId="15066E1F" w14:textId="77777777">
      <w:pPr>
        <w:pStyle w:val="Heading2"/>
        <w:jc w:val="both"/>
      </w:pPr>
      <w:r>
        <w:t>Planning and Methodology</w:t>
      </w:r>
    </w:p>
    <w:p w:rsidR="00C25BFE" w:rsidP="00C25BFE" w:rsidRDefault="00C25BFE" w14:paraId="32BB5F99" w14:textId="77777777">
      <w:pPr>
        <w:jc w:val="both"/>
      </w:pPr>
      <w:r>
        <w:t>The first challenge of this project was sitting down and making a firm plan of our goals and the schedule regarding work to be completed in this project. I learned about the agile approach in parts of second year and in our lectures for this module. Agile is a very straightforward method of managing workload but can also be adjusted as needed. As project manager, it was my job to think of ways we could integrate this methodology into our work process. In class we looked at various methods of planning. We decided on using Trello for our planning tool.</w:t>
      </w:r>
    </w:p>
    <w:p w:rsidRPr="002F0260" w:rsidR="00C25BFE" w:rsidP="00C25BFE" w:rsidRDefault="00C25BFE" w14:paraId="594F3D3C" w14:textId="77777777">
      <w:pPr>
        <w:jc w:val="both"/>
      </w:pPr>
    </w:p>
    <w:p w:rsidR="00C25BFE" w:rsidP="00C25BFE" w:rsidRDefault="00C25BFE" w14:paraId="4FECF9AB" w14:textId="77777777">
      <w:pPr>
        <w:pStyle w:val="Heading2"/>
        <w:jc w:val="both"/>
      </w:pPr>
      <w:r>
        <w:t>Belbin Team Roles</w:t>
      </w:r>
    </w:p>
    <w:p w:rsidR="00C25BFE" w:rsidP="00C25BFE" w:rsidRDefault="00C25BFE" w14:paraId="5132EAEA" w14:textId="77777777">
      <w:pPr>
        <w:jc w:val="both"/>
      </w:pPr>
      <w:r>
        <w:t xml:space="preserve">When I took the Belbin team roles quiz, I identified strongly with two roles – Team Worker and Research Investigator. </w:t>
      </w:r>
    </w:p>
    <w:p w:rsidR="00C25BFE" w:rsidP="00C25BFE" w:rsidRDefault="00C25BFE" w14:paraId="296AEC06" w14:textId="77777777">
      <w:pPr>
        <w:jc w:val="both"/>
      </w:pPr>
      <w:r>
        <w:t xml:space="preserve">Team Worker – I feel I identify with this role mainly because one of the biggest characteristics for a team worker is to avoid conflict and I feel like I try my best to keep everyone happy in the group and keep conflicts to a minimum. I also enjoy working as a team as I find it very satisfying to all get on a call or meet up and share our ideas or our progress and I do enjoy helping my teammates with problems they have. </w:t>
      </w:r>
    </w:p>
    <w:p w:rsidR="00C25BFE" w:rsidP="00C25BFE" w:rsidRDefault="00C25BFE" w14:paraId="05ED73EE" w14:textId="77777777">
      <w:pPr>
        <w:jc w:val="both"/>
      </w:pPr>
      <w:r>
        <w:t xml:space="preserve">I also identify with some of the weaknesses in that I can be quite indecisive for the big decisions in that I wouldn’t voice my opinion to loud and mostly go with what everyone else is most happy with. </w:t>
      </w:r>
    </w:p>
    <w:p w:rsidR="00C25BFE" w:rsidP="00C25BFE" w:rsidRDefault="00C25BFE" w14:paraId="01852B76" w14:textId="77777777">
      <w:pPr>
        <w:jc w:val="both"/>
      </w:pPr>
      <w:r>
        <w:t>Resource Investigator – I feel I also identify strongly with this role as I do enjoy looking at ideas for projects and going in depth and researching ideas and how they might be implemented. I also feel that I identify with the weaknesses in this role as sometimes I may tend to lose interest after an allotted time has passed.</w:t>
      </w:r>
    </w:p>
    <w:p w:rsidR="00C25BFE" w:rsidP="00C25BFE" w:rsidRDefault="00C25BFE" w14:paraId="6CE0F19B" w14:textId="77777777">
      <w:pPr>
        <w:jc w:val="both"/>
      </w:pPr>
    </w:p>
    <w:p w:rsidR="00C25BFE" w:rsidP="00C25BFE" w:rsidRDefault="00C25BFE" w14:paraId="0CA1B9CE" w14:textId="77777777">
      <w:pPr>
        <w:jc w:val="both"/>
      </w:pPr>
    </w:p>
    <w:p w:rsidR="00C25BFE" w:rsidP="00C25BFE" w:rsidRDefault="00C25BFE" w14:paraId="3361C178" w14:textId="77777777">
      <w:pPr>
        <w:jc w:val="both"/>
      </w:pPr>
    </w:p>
    <w:p w:rsidR="00C25BFE" w:rsidP="00C25BFE" w:rsidRDefault="00C25BFE" w14:paraId="4847E3D2" w14:textId="77777777">
      <w:pPr>
        <w:pStyle w:val="Heading2"/>
        <w:jc w:val="both"/>
      </w:pPr>
      <w:r>
        <w:t>Work Log</w:t>
      </w:r>
    </w:p>
    <w:tbl>
      <w:tblPr>
        <w:tblStyle w:val="TableGrid"/>
        <w:tblW w:w="0" w:type="auto"/>
        <w:tblLook w:val="04A0" w:firstRow="1" w:lastRow="0" w:firstColumn="1" w:lastColumn="0" w:noHBand="0" w:noVBand="1"/>
      </w:tblPr>
      <w:tblGrid>
        <w:gridCol w:w="3005"/>
        <w:gridCol w:w="3005"/>
        <w:gridCol w:w="3006"/>
      </w:tblGrid>
      <w:tr w:rsidR="00C25BFE" w:rsidTr="00C25BFE" w14:paraId="7677D75D" w14:textId="77777777">
        <w:tc>
          <w:tcPr>
            <w:tcW w:w="3005" w:type="dxa"/>
          </w:tcPr>
          <w:p w:rsidR="00C25BFE" w:rsidP="00C25BFE" w:rsidRDefault="00C25BFE" w14:paraId="08FBD738" w14:textId="77777777">
            <w:r>
              <w:t>Date</w:t>
            </w:r>
          </w:p>
        </w:tc>
        <w:tc>
          <w:tcPr>
            <w:tcW w:w="3005" w:type="dxa"/>
          </w:tcPr>
          <w:p w:rsidR="00C25BFE" w:rsidP="00C25BFE" w:rsidRDefault="00C25BFE" w14:paraId="407C3059" w14:textId="77777777">
            <w:r>
              <w:t>Work Completed</w:t>
            </w:r>
          </w:p>
        </w:tc>
        <w:tc>
          <w:tcPr>
            <w:tcW w:w="3006" w:type="dxa"/>
          </w:tcPr>
          <w:p w:rsidR="00C25BFE" w:rsidP="00C25BFE" w:rsidRDefault="00C25BFE" w14:paraId="7757983A" w14:textId="77777777">
            <w:r>
              <w:t>Work to be completed</w:t>
            </w:r>
          </w:p>
        </w:tc>
      </w:tr>
      <w:tr w:rsidR="00C25BFE" w:rsidTr="00C25BFE" w14:paraId="30F5236B" w14:textId="77777777">
        <w:tc>
          <w:tcPr>
            <w:tcW w:w="3005" w:type="dxa"/>
          </w:tcPr>
          <w:p w:rsidR="00C25BFE" w:rsidP="00C25BFE" w:rsidRDefault="00C25BFE" w14:paraId="6E8DF302" w14:textId="77777777">
            <w:r>
              <w:t>9</w:t>
            </w:r>
            <w:r w:rsidRPr="001169A3">
              <w:rPr>
                <w:vertAlign w:val="superscript"/>
              </w:rPr>
              <w:t>th</w:t>
            </w:r>
            <w:r>
              <w:t xml:space="preserve"> September</w:t>
            </w:r>
          </w:p>
        </w:tc>
        <w:tc>
          <w:tcPr>
            <w:tcW w:w="3005" w:type="dxa"/>
          </w:tcPr>
          <w:p w:rsidR="00C25BFE" w:rsidP="00C25BFE" w:rsidRDefault="00C25BFE" w14:paraId="56B0870A" w14:textId="77777777">
            <w:r>
              <w:t>Added to initial proposal</w:t>
            </w:r>
          </w:p>
        </w:tc>
        <w:tc>
          <w:tcPr>
            <w:tcW w:w="3006" w:type="dxa"/>
          </w:tcPr>
          <w:p w:rsidR="00C25BFE" w:rsidP="00C25BFE" w:rsidRDefault="00C25BFE" w14:paraId="4D397974" w14:textId="77777777"/>
        </w:tc>
      </w:tr>
      <w:tr w:rsidR="00C25BFE" w:rsidTr="00C25BFE" w14:paraId="345E02D4" w14:textId="77777777">
        <w:tc>
          <w:tcPr>
            <w:tcW w:w="3005" w:type="dxa"/>
          </w:tcPr>
          <w:p w:rsidR="00C25BFE" w:rsidP="00C25BFE" w:rsidRDefault="00C25BFE" w14:paraId="475C9643" w14:textId="77777777">
            <w:r>
              <w:t>16</w:t>
            </w:r>
            <w:r w:rsidRPr="001169A3">
              <w:rPr>
                <w:vertAlign w:val="superscript"/>
              </w:rPr>
              <w:t>th</w:t>
            </w:r>
            <w:r>
              <w:t xml:space="preserve"> September</w:t>
            </w:r>
          </w:p>
        </w:tc>
        <w:tc>
          <w:tcPr>
            <w:tcW w:w="3005" w:type="dxa"/>
          </w:tcPr>
          <w:p w:rsidR="00C25BFE" w:rsidP="00C25BFE" w:rsidRDefault="00C25BFE" w14:paraId="45FD72BD" w14:textId="77777777">
            <w:r>
              <w:t>Added to idea board, added to technical proposal,</w:t>
            </w:r>
          </w:p>
        </w:tc>
        <w:tc>
          <w:tcPr>
            <w:tcW w:w="3006" w:type="dxa"/>
          </w:tcPr>
          <w:p w:rsidR="00C25BFE" w:rsidP="00C25BFE" w:rsidRDefault="00C25BFE" w14:paraId="272793CE" w14:textId="77777777">
            <w:r>
              <w:t>Technical proposal, code</w:t>
            </w:r>
          </w:p>
        </w:tc>
      </w:tr>
      <w:tr w:rsidR="00C25BFE" w:rsidTr="00C25BFE" w14:paraId="4C26E0DF" w14:textId="77777777">
        <w:tc>
          <w:tcPr>
            <w:tcW w:w="3005" w:type="dxa"/>
          </w:tcPr>
          <w:p w:rsidR="00C25BFE" w:rsidP="00C25BFE" w:rsidRDefault="00C25BFE" w14:paraId="159F5350" w14:textId="77777777">
            <w:r>
              <w:t>18</w:t>
            </w:r>
            <w:r w:rsidRPr="00F43941">
              <w:rPr>
                <w:vertAlign w:val="superscript"/>
              </w:rPr>
              <w:t>th</w:t>
            </w:r>
            <w:r>
              <w:t xml:space="preserve"> September</w:t>
            </w:r>
          </w:p>
        </w:tc>
        <w:tc>
          <w:tcPr>
            <w:tcW w:w="3005" w:type="dxa"/>
          </w:tcPr>
          <w:p w:rsidR="00C25BFE" w:rsidP="00C25BFE" w:rsidRDefault="00C25BFE" w14:paraId="1C4BE4CE" w14:textId="77777777">
            <w:r>
              <w:t>Reworked initial proposal, created arena.cpp and arena.h.. added skeleton code to each</w:t>
            </w:r>
          </w:p>
        </w:tc>
        <w:tc>
          <w:tcPr>
            <w:tcW w:w="3006" w:type="dxa"/>
          </w:tcPr>
          <w:p w:rsidR="00C25BFE" w:rsidP="00C25BFE" w:rsidRDefault="00C25BFE" w14:paraId="269563EA" w14:textId="77777777">
            <w:r>
              <w:t>Technical proposal</w:t>
            </w:r>
          </w:p>
        </w:tc>
      </w:tr>
      <w:tr w:rsidR="00C25BFE" w:rsidTr="00C25BFE" w14:paraId="1A661023" w14:textId="77777777">
        <w:tc>
          <w:tcPr>
            <w:tcW w:w="3005" w:type="dxa"/>
          </w:tcPr>
          <w:p w:rsidR="00C25BFE" w:rsidP="00C25BFE" w:rsidRDefault="00C25BFE" w14:paraId="0A8DB530" w14:textId="77777777">
            <w:r>
              <w:t>23</w:t>
            </w:r>
            <w:r w:rsidRPr="00904DF5">
              <w:rPr>
                <w:vertAlign w:val="superscript"/>
              </w:rPr>
              <w:t>rd</w:t>
            </w:r>
            <w:r>
              <w:t xml:space="preserve"> September</w:t>
            </w:r>
          </w:p>
        </w:tc>
        <w:tc>
          <w:tcPr>
            <w:tcW w:w="3005" w:type="dxa"/>
          </w:tcPr>
          <w:p w:rsidR="00C25BFE" w:rsidP="00C25BFE" w:rsidRDefault="00C25BFE" w14:paraId="796CB4AC" w14:textId="77777777">
            <w:r>
              <w:t>Completed various sections of technical proposal</w:t>
            </w:r>
          </w:p>
        </w:tc>
        <w:tc>
          <w:tcPr>
            <w:tcW w:w="3006" w:type="dxa"/>
          </w:tcPr>
          <w:p w:rsidR="00C25BFE" w:rsidP="00C25BFE" w:rsidRDefault="00C25BFE" w14:paraId="5A5C1A34" w14:textId="77777777">
            <w:r>
              <w:t>Technical proposal</w:t>
            </w:r>
          </w:p>
        </w:tc>
      </w:tr>
      <w:tr w:rsidR="00C25BFE" w:rsidTr="00C25BFE" w14:paraId="366811E5" w14:textId="77777777">
        <w:tc>
          <w:tcPr>
            <w:tcW w:w="3005" w:type="dxa"/>
          </w:tcPr>
          <w:p w:rsidR="00C25BFE" w:rsidP="00C25BFE" w:rsidRDefault="00C25BFE" w14:paraId="5885E0FC" w14:textId="77777777">
            <w:r>
              <w:t>25</w:t>
            </w:r>
            <w:r w:rsidRPr="0022391B">
              <w:rPr>
                <w:vertAlign w:val="superscript"/>
              </w:rPr>
              <w:t>th</w:t>
            </w:r>
            <w:r>
              <w:t xml:space="preserve"> September</w:t>
            </w:r>
          </w:p>
        </w:tc>
        <w:tc>
          <w:tcPr>
            <w:tcW w:w="3005" w:type="dxa"/>
          </w:tcPr>
          <w:p w:rsidR="00C25BFE" w:rsidP="00C25BFE" w:rsidRDefault="00C25BFE" w14:paraId="23150E52" w14:textId="77777777">
            <w:r>
              <w:t>Completed more of technical proposal.. added schedule finished section of part 2 and completed part 4 of proposal</w:t>
            </w:r>
          </w:p>
        </w:tc>
        <w:tc>
          <w:tcPr>
            <w:tcW w:w="3006" w:type="dxa"/>
          </w:tcPr>
          <w:p w:rsidR="00C25BFE" w:rsidP="00C25BFE" w:rsidRDefault="00C25BFE" w14:paraId="79D33368" w14:textId="77777777">
            <w:r>
              <w:t>Technical proposal references, code</w:t>
            </w:r>
          </w:p>
        </w:tc>
      </w:tr>
      <w:tr w:rsidR="00C25BFE" w:rsidTr="00C25BFE" w14:paraId="5ACD2A06" w14:textId="77777777">
        <w:tc>
          <w:tcPr>
            <w:tcW w:w="3005" w:type="dxa"/>
          </w:tcPr>
          <w:p w:rsidR="00C25BFE" w:rsidP="00C25BFE" w:rsidRDefault="00C25BFE" w14:paraId="5183546F" w14:textId="77777777">
            <w:r>
              <w:t>Week of 7th October</w:t>
            </w:r>
          </w:p>
        </w:tc>
        <w:tc>
          <w:tcPr>
            <w:tcW w:w="3005" w:type="dxa"/>
          </w:tcPr>
          <w:p w:rsidR="00C25BFE" w:rsidP="00C25BFE" w:rsidRDefault="00C25BFE" w14:paraId="364B02C9" w14:textId="77777777">
            <w:r>
              <w:t>Completed project management slides on presentation. Added load level file. Working on loading sprite for background, deleted loadBackground.cpp and .h, added new objects for engine.h</w:t>
            </w:r>
          </w:p>
        </w:tc>
        <w:tc>
          <w:tcPr>
            <w:tcW w:w="3006" w:type="dxa"/>
          </w:tcPr>
          <w:p w:rsidR="00C25BFE" w:rsidP="00C25BFE" w:rsidRDefault="00C25BFE" w14:paraId="76B6B866" w14:textId="77777777"/>
        </w:tc>
      </w:tr>
      <w:tr w:rsidR="00C25BFE" w:rsidTr="00C25BFE" w14:paraId="4AF071C1" w14:textId="77777777">
        <w:tc>
          <w:tcPr>
            <w:tcW w:w="3005" w:type="dxa"/>
          </w:tcPr>
          <w:p w:rsidR="00C25BFE" w:rsidP="00C25BFE" w:rsidRDefault="00C25BFE" w14:paraId="0BD20385" w14:textId="77777777">
            <w:r>
              <w:t>Week of 14</w:t>
            </w:r>
            <w:r w:rsidRPr="005B0FF1">
              <w:rPr>
                <w:vertAlign w:val="superscript"/>
              </w:rPr>
              <w:t>th</w:t>
            </w:r>
            <w:r>
              <w:t xml:space="preserve"> October</w:t>
            </w:r>
          </w:p>
        </w:tc>
        <w:tc>
          <w:tcPr>
            <w:tcW w:w="3005" w:type="dxa"/>
          </w:tcPr>
          <w:p w:rsidR="00C25BFE" w:rsidP="00C25BFE" w:rsidRDefault="00C25BFE" w14:paraId="12DDC8E8" w14:textId="77777777">
            <w:r>
              <w:t xml:space="preserve">Started work on levelmanager, created objects in engine.h, continued working on loadLevel, tried to spawn in some enemies and player to test. Added a timer to the game. Created update.cpp, worked on it, added some enemy stuff to update. </w:t>
            </w:r>
          </w:p>
        </w:tc>
        <w:tc>
          <w:tcPr>
            <w:tcW w:w="3006" w:type="dxa"/>
          </w:tcPr>
          <w:p w:rsidR="00C25BFE" w:rsidP="00C25BFE" w:rsidRDefault="00C25BFE" w14:paraId="6171199C" w14:textId="77777777"/>
        </w:tc>
      </w:tr>
      <w:tr w:rsidR="00C25BFE" w:rsidTr="00C25BFE" w14:paraId="4D836547" w14:textId="77777777">
        <w:tc>
          <w:tcPr>
            <w:tcW w:w="3005" w:type="dxa"/>
          </w:tcPr>
          <w:p w:rsidR="00C25BFE" w:rsidP="00C25BFE" w:rsidRDefault="00C25BFE" w14:paraId="0548CB2A" w14:textId="77777777">
            <w:r>
              <w:t>Week of 21st October</w:t>
            </w:r>
          </w:p>
        </w:tc>
        <w:tc>
          <w:tcPr>
            <w:tcW w:w="3005" w:type="dxa"/>
          </w:tcPr>
          <w:p w:rsidR="00C25BFE" w:rsidP="00C25BFE" w:rsidRDefault="00C25BFE" w14:paraId="54A6B9C3" w14:textId="77777777">
            <w:r>
              <w:t xml:space="preserve">Restarted project on pac man. Worked on player inputs, stats, .cpp and .h file. </w:t>
            </w:r>
          </w:p>
        </w:tc>
        <w:tc>
          <w:tcPr>
            <w:tcW w:w="3006" w:type="dxa"/>
          </w:tcPr>
          <w:p w:rsidR="00C25BFE" w:rsidP="00C25BFE" w:rsidRDefault="00C25BFE" w14:paraId="1B314DD3" w14:textId="77777777"/>
        </w:tc>
      </w:tr>
      <w:tr w:rsidR="00C25BFE" w:rsidTr="00C25BFE" w14:paraId="51A4876B" w14:textId="77777777">
        <w:tc>
          <w:tcPr>
            <w:tcW w:w="3005" w:type="dxa"/>
          </w:tcPr>
          <w:p w:rsidR="00C25BFE" w:rsidP="00C25BFE" w:rsidRDefault="00C25BFE" w14:paraId="44D13587" w14:textId="77777777">
            <w:r>
              <w:t>Week of 28th October</w:t>
            </w:r>
          </w:p>
        </w:tc>
        <w:tc>
          <w:tcPr>
            <w:tcW w:w="3005" w:type="dxa"/>
          </w:tcPr>
          <w:p w:rsidR="00C25BFE" w:rsidP="00C25BFE" w:rsidRDefault="00C25BFE" w14:paraId="28FF42A1" w14:textId="77777777">
            <w:r>
              <w:t>Edited player spawn position created and implemented 3 pick-ups - ammo, fuse and health. Created the code for bullet collision. Updated ammo to add to stockpile</w:t>
            </w:r>
          </w:p>
        </w:tc>
        <w:tc>
          <w:tcPr>
            <w:tcW w:w="3006" w:type="dxa"/>
          </w:tcPr>
          <w:p w:rsidR="00C25BFE" w:rsidP="00C25BFE" w:rsidRDefault="00C25BFE" w14:paraId="63ABD202" w14:textId="77777777"/>
        </w:tc>
      </w:tr>
      <w:tr w:rsidR="00C25BFE" w:rsidTr="00C25BFE" w14:paraId="491F239F" w14:textId="77777777">
        <w:tc>
          <w:tcPr>
            <w:tcW w:w="3005" w:type="dxa"/>
          </w:tcPr>
          <w:p w:rsidR="00C25BFE" w:rsidP="00C25BFE" w:rsidRDefault="00C25BFE" w14:paraId="2FEBF4E8" w14:textId="77777777">
            <w:r>
              <w:t>Week of 4</w:t>
            </w:r>
            <w:r w:rsidRPr="00BB239A">
              <w:rPr>
                <w:vertAlign w:val="superscript"/>
              </w:rPr>
              <w:t>th</w:t>
            </w:r>
            <w:r>
              <w:t xml:space="preserve"> November</w:t>
            </w:r>
          </w:p>
        </w:tc>
        <w:tc>
          <w:tcPr>
            <w:tcW w:w="3005" w:type="dxa"/>
          </w:tcPr>
          <w:p w:rsidR="00C25BFE" w:rsidP="00C25BFE" w:rsidRDefault="00C25BFE" w14:paraId="0A1F2461" w14:textId="77777777">
            <w:r>
              <w:t>Started work on HUD, added .cpp and.h, added in some basic objects for text, set font, made some get and set methods.</w:t>
            </w:r>
          </w:p>
        </w:tc>
        <w:tc>
          <w:tcPr>
            <w:tcW w:w="3006" w:type="dxa"/>
          </w:tcPr>
          <w:p w:rsidR="00C25BFE" w:rsidP="00C25BFE" w:rsidRDefault="00C25BFE" w14:paraId="67C34446" w14:textId="77777777">
            <w:r>
              <w:t>Need to get the HUD to display, add some update methods</w:t>
            </w:r>
          </w:p>
        </w:tc>
      </w:tr>
      <w:tr w:rsidR="00C25BFE" w:rsidTr="00C25BFE" w14:paraId="3D86B007" w14:textId="77777777">
        <w:tc>
          <w:tcPr>
            <w:tcW w:w="3005" w:type="dxa"/>
          </w:tcPr>
          <w:p w:rsidR="00C25BFE" w:rsidP="00C25BFE" w:rsidRDefault="00C25BFE" w14:paraId="4AA65DB5" w14:textId="77777777">
            <w:r>
              <w:t>Week of 11</w:t>
            </w:r>
            <w:r w:rsidRPr="0089401E">
              <w:rPr>
                <w:vertAlign w:val="superscript"/>
              </w:rPr>
              <w:t>th</w:t>
            </w:r>
            <w:r>
              <w:t xml:space="preserve"> November</w:t>
            </w:r>
          </w:p>
        </w:tc>
        <w:tc>
          <w:tcPr>
            <w:tcW w:w="3005" w:type="dxa"/>
          </w:tcPr>
          <w:p w:rsidR="00C25BFE" w:rsidP="00C25BFE" w:rsidRDefault="00C25BFE" w14:paraId="6B65C583" w14:textId="77777777">
            <w:r>
              <w:t>Got HUD to display, added updating ammo, health, new score and level hud elements.</w:t>
            </w:r>
          </w:p>
        </w:tc>
        <w:tc>
          <w:tcPr>
            <w:tcW w:w="3006" w:type="dxa"/>
          </w:tcPr>
          <w:p w:rsidR="00C25BFE" w:rsidP="00C25BFE" w:rsidRDefault="00C25BFE" w14:paraId="3A572DD9" w14:textId="77777777">
            <w:r>
              <w:t>Need to change health to be a bar rather than number and fix collision for enemies and player</w:t>
            </w:r>
          </w:p>
        </w:tc>
      </w:tr>
      <w:tr w:rsidR="00C25BFE" w:rsidTr="00C25BFE" w14:paraId="5A6610D2" w14:textId="77777777">
        <w:tc>
          <w:tcPr>
            <w:tcW w:w="3005" w:type="dxa"/>
          </w:tcPr>
          <w:p w:rsidR="00C25BFE" w:rsidP="00C25BFE" w:rsidRDefault="00C25BFE" w14:paraId="731BE058" w14:textId="77777777">
            <w:r>
              <w:t>Week of 18</w:t>
            </w:r>
            <w:r w:rsidRPr="00011AA0">
              <w:rPr>
                <w:vertAlign w:val="superscript"/>
              </w:rPr>
              <w:t>th</w:t>
            </w:r>
            <w:r>
              <w:t xml:space="preserve"> November</w:t>
            </w:r>
          </w:p>
        </w:tc>
        <w:tc>
          <w:tcPr>
            <w:tcW w:w="3005" w:type="dxa"/>
          </w:tcPr>
          <w:p w:rsidR="00C25BFE" w:rsidP="00C25BFE" w:rsidRDefault="00C25BFE" w14:paraId="0F7A8E14" w14:textId="77777777">
            <w:r>
              <w:t>Added a shop, requires points to upgrade characters abilities, will display between levels. Added that the enemies respawn if killed on each level. Added a block to only allow player to progress levels if they collected enough fuses. Added player death if health below 0. Nerfed enemies speed. Restart game now available upon completion. Added so the pickups clear on each level.</w:t>
            </w:r>
          </w:p>
          <w:p w:rsidR="00C25BFE" w:rsidP="00C25BFE" w:rsidRDefault="00C25BFE" w14:paraId="6BA93D5A" w14:textId="77777777">
            <w:r>
              <w:t xml:space="preserve">Worked on technical document and individual contribution </w:t>
            </w:r>
          </w:p>
        </w:tc>
        <w:tc>
          <w:tcPr>
            <w:tcW w:w="3006" w:type="dxa"/>
          </w:tcPr>
          <w:p w:rsidR="00C25BFE" w:rsidP="00C25BFE" w:rsidRDefault="00C25BFE" w14:paraId="56A3865A" w14:textId="77777777">
            <w:r>
              <w:t>Presentation for 2</w:t>
            </w:r>
            <w:r w:rsidRPr="008D798E">
              <w:rPr>
                <w:vertAlign w:val="superscript"/>
              </w:rPr>
              <w:t>nd</w:t>
            </w:r>
            <w:r>
              <w:t xml:space="preserve"> of December to be completed.</w:t>
            </w:r>
          </w:p>
        </w:tc>
      </w:tr>
    </w:tbl>
    <w:p w:rsidR="00C25BFE" w:rsidP="00C25BFE" w:rsidRDefault="00C25BFE" w14:paraId="18A0383C" w14:textId="77777777">
      <w:pPr>
        <w:jc w:val="both"/>
      </w:pPr>
    </w:p>
    <w:p w:rsidR="00C25BFE" w:rsidP="00C25BFE" w:rsidRDefault="00C25BFE" w14:paraId="559A1782" w14:textId="77777777">
      <w:pPr>
        <w:pStyle w:val="Heading2"/>
        <w:jc w:val="both"/>
      </w:pPr>
      <w:r>
        <w:t>Technical contribution</w:t>
      </w:r>
    </w:p>
    <w:p w:rsidR="00C25BFE" w:rsidP="00C25BFE" w:rsidRDefault="00C25BFE" w14:paraId="1384BB88" w14:textId="77777777">
      <w:pPr>
        <w:jc w:val="both"/>
      </w:pPr>
      <w:r>
        <w:t>I would now like to discuss my own contribution to the project on a technical level. As you can see above in the work log, I outlined what I added to the project through GitHub and what I did in the documentation and presentations.</w:t>
      </w:r>
    </w:p>
    <w:p w:rsidR="00C25BFE" w:rsidP="00C25BFE" w:rsidRDefault="00C25BFE" w14:paraId="661B1A0F" w14:textId="77777777">
      <w:pPr>
        <w:jc w:val="both"/>
      </w:pPr>
      <w:r>
        <w:t>To go through in more detail; At the beginning I learned how to work collaboratively using GitHub. This was a difficult learning process for me as I did not adapt to it as quick as I had hoped, I had issues with pulling documents and code being overwritten. Merging code was also an issue I had to overcome. Eventually through trial and error I did learn how to properly use GitHub, and I feel I am now very capable of using this a tool to work and share code while working as part of a team.</w:t>
      </w:r>
    </w:p>
    <w:p w:rsidR="00C25BFE" w:rsidP="00C25BFE" w:rsidRDefault="00C25BFE" w14:paraId="38C3A07E" w14:textId="77777777">
      <w:pPr>
        <w:jc w:val="both"/>
      </w:pPr>
      <w:r>
        <w:t>Initially, we created all our code from scratch. In this first project attempt, I created a file for the arena, the level manager and the engine.h. I also added a timer to the game which would be scrapped eventually anyway. However, as we went on I had so many issues with this base code we had created which was pulling from many of our old college projects that it was decided to use our old Pac man project as a framework for our code. When this was happening I and the rest of the team made sure that we didn’t just take code that wasn’t new and upload that, almost all the code from Pac man was reworked to suit our new game and now you couldn’t even tell that they are based on the same framework.</w:t>
      </w:r>
    </w:p>
    <w:p w:rsidR="00C25BFE" w:rsidP="00C25BFE" w:rsidRDefault="00C25BFE" w14:paraId="43F0E2F5" w14:textId="77777777">
      <w:pPr>
        <w:jc w:val="both"/>
      </w:pPr>
      <w:r>
        <w:t>After this debacle on restarting from scratch I began work on the loadLevel.cpp. In this file I used it to spawn in the player at a set position and the enemies of our game with their own speed variables that were based on multipliers of the player’s own speed. I also used loadLevel to spawn in our 3 pickups – the fuse, health pickup and ammo pickup. I also used Update.cpp to add functionality to these pick ups giving a reason for the player to use them. Then I began work on the bullet collision. It checks for the bullets position and the enemies to see if they intersect and will update accordingly.</w:t>
      </w:r>
    </w:p>
    <w:p w:rsidR="00C25BFE" w:rsidP="00C25BFE" w:rsidRDefault="00C25BFE" w14:paraId="0B3F9B09" w14:textId="77777777">
      <w:pPr>
        <w:jc w:val="both"/>
      </w:pPr>
      <w:r>
        <w:t xml:space="preserve">I added a functioning and updating heads up display (HUD) to our game. This hud consisted of the players health, ammo count, the level number you’re on, your score and the number of fuses you have gathered. These were done in a hud.cpp and hud.h. </w:t>
      </w:r>
    </w:p>
    <w:p w:rsidR="00C25BFE" w:rsidP="00C25BFE" w:rsidRDefault="00C25BFE" w14:paraId="222B6D6E" w14:textId="77777777">
      <w:pPr>
        <w:jc w:val="both"/>
      </w:pPr>
      <w:r>
        <w:t>I also added a shop to the game which allows the player to spend their point to upgrade their abilities as they progress.</w:t>
      </w:r>
    </w:p>
    <w:p w:rsidRPr="008F6448" w:rsidR="00C25BFE" w:rsidP="00C25BFE" w:rsidRDefault="00C25BFE" w14:paraId="7711E189" w14:textId="77777777">
      <w:pPr>
        <w:jc w:val="both"/>
      </w:pPr>
    </w:p>
    <w:p w:rsidR="00C25BFE" w:rsidP="00C25BFE" w:rsidRDefault="00C25BFE" w14:paraId="0406370A" w14:textId="77777777">
      <w:pPr>
        <w:pStyle w:val="Heading2"/>
        <w:jc w:val="both"/>
      </w:pPr>
      <w:r>
        <w:t>Team performance</w:t>
      </w:r>
    </w:p>
    <w:p w:rsidR="00C25BFE" w:rsidP="00C25BFE" w:rsidRDefault="00C25BFE" w14:paraId="7D7A2E41" w14:textId="77777777">
      <w:pPr>
        <w:jc w:val="both"/>
      </w:pPr>
      <w:r>
        <w:t xml:space="preserve">To speak to my own performance in the team, I feel I learned quite a bit about working as a group. This included compromises I had to make regarding the ideation process of the game. </w:t>
      </w:r>
    </w:p>
    <w:p w:rsidR="00C25BFE" w:rsidP="00C25BFE" w:rsidRDefault="00C25BFE" w14:paraId="534D7996" w14:textId="77777777">
      <w:pPr>
        <w:jc w:val="both"/>
      </w:pPr>
      <w:r>
        <w:t>I also learned a lot as part of my role as project manager on how to manage a group of people, these tasks include ensuring that sprint meetings take place each week, delegating files to other group members and resolving conflicts.</w:t>
      </w:r>
    </w:p>
    <w:p w:rsidR="00C25BFE" w:rsidP="00C25BFE" w:rsidRDefault="00C25BFE" w14:paraId="5E3E40A3" w14:textId="77777777">
      <w:pPr>
        <w:jc w:val="both"/>
      </w:pPr>
      <w:r>
        <w:t>I feel that it helped that before the project started, we were already friends so it’s a nice step in the door to professional teamwork that might take place in the workplace. By the end of the project basing my views on the team bell curve we learned in class I would say we ended at the real team tier. This was given that we already knew each other though and I believe that if we were strangers, it might have taken more time to get to that stage.</w:t>
      </w:r>
    </w:p>
    <w:p w:rsidRPr="008F6448" w:rsidR="00C25BFE" w:rsidP="00C25BFE" w:rsidRDefault="00C25BFE" w14:paraId="1542A28E" w14:textId="77777777">
      <w:pPr>
        <w:jc w:val="both"/>
      </w:pPr>
    </w:p>
    <w:p w:rsidR="00C25BFE" w:rsidP="00C25BFE" w:rsidRDefault="00C25BFE" w14:paraId="3862E64C" w14:textId="77777777">
      <w:pPr>
        <w:pStyle w:val="Heading2"/>
        <w:jc w:val="both"/>
      </w:pPr>
      <w:r>
        <w:t>Critical analysis</w:t>
      </w:r>
    </w:p>
    <w:p w:rsidR="00C25BFE" w:rsidP="00C25BFE" w:rsidRDefault="00C25BFE" w14:paraId="4529BABD" w14:textId="77777777">
      <w:pPr>
        <w:jc w:val="both"/>
      </w:pPr>
      <w:r>
        <w:t>This section I’m going to make about what I would have liked to have gone differently in the project if we had more timed or planned more efficiently.</w:t>
      </w:r>
    </w:p>
    <w:p w:rsidR="00C25BFE" w:rsidP="00C25BFE" w:rsidRDefault="00C25BFE" w14:paraId="6CEDC949" w14:textId="77777777">
      <w:pPr>
        <w:jc w:val="both"/>
      </w:pPr>
      <w:r>
        <w:t>At the beginning of the project we had so many ideas, many of which never actually made it into the game. I feel this is due to us not managing our time correctly.</w:t>
      </w:r>
    </w:p>
    <w:p w:rsidR="00C25BFE" w:rsidP="00C25BFE" w:rsidRDefault="00C25BFE" w14:paraId="794FF38C" w14:textId="77777777">
      <w:pPr>
        <w:jc w:val="both"/>
      </w:pPr>
      <w:r>
        <w:t>To correct this, I would have liked to learn about GitHub long before we started the project as I firmly believe that GitHub was our biggest time waster on the project. None of us knew how to use GitHub properly and maybe if we had learned about it in year 2, we could have balanced time better.</w:t>
      </w:r>
    </w:p>
    <w:p w:rsidRPr="008F6448" w:rsidR="00C25BFE" w:rsidP="00C25BFE" w:rsidRDefault="00C25BFE" w14:paraId="0B3F2FC8" w14:textId="77777777">
      <w:pPr>
        <w:jc w:val="both"/>
      </w:pPr>
    </w:p>
    <w:p w:rsidR="00C25BFE" w:rsidP="00C25BFE" w:rsidRDefault="00C25BFE" w14:paraId="1218D11E" w14:textId="77777777">
      <w:pPr>
        <w:pStyle w:val="Heading2"/>
        <w:jc w:val="both"/>
      </w:pPr>
      <w:r>
        <w:t>Conclusion</w:t>
      </w:r>
    </w:p>
    <w:p w:rsidR="00C25BFE" w:rsidP="00C25BFE" w:rsidRDefault="00C25BFE" w14:paraId="5D1B2DFC" w14:textId="77777777">
      <w:r>
        <w:t xml:space="preserve">Overall, I feel this team project benefited me immensely. I learned so much about working as part of a team, time management and learning how to manage a group as project manager. </w:t>
      </w:r>
    </w:p>
    <w:p w:rsidRPr="008F6448" w:rsidR="00C25BFE" w:rsidP="00C25BFE" w:rsidRDefault="00C25BFE" w14:paraId="76BFFE53" w14:textId="77777777">
      <w:r>
        <w:t>I do feel there were some areas including time management that we could have done better but with the time that was given to us and the fact that it was our first time working as a group I am extremely happy with how this project turned out.</w:t>
      </w:r>
    </w:p>
    <w:p w:rsidRPr="001566AE" w:rsidR="0042501D" w:rsidP="6B7748DC" w:rsidRDefault="0042501D" w14:paraId="109B4067" w14:textId="77777777">
      <w:pPr>
        <w:jc w:val="both"/>
        <w:rPr>
          <w:lang w:val="en-GB"/>
        </w:rPr>
      </w:pPr>
    </w:p>
    <w:p w:rsidR="0042501D" w:rsidP="00947806" w:rsidRDefault="59D8C99A" w14:paraId="2F027986" w14:textId="5C4238A2">
      <w:pPr>
        <w:pStyle w:val="Heading2"/>
        <w:jc w:val="both"/>
      </w:pPr>
      <w:bookmarkStart w:name="_Toc434332619" w:id="58"/>
      <w:bookmarkStart w:name="_Toc183103006" w:id="59"/>
      <w:r>
        <w:t>Student 2 Reflection</w:t>
      </w:r>
      <w:bookmarkEnd w:id="58"/>
      <w:bookmarkEnd w:id="59"/>
      <w:r w:rsidR="00770BF5">
        <w:t xml:space="preserve"> – Zach Ahearn</w:t>
      </w:r>
    </w:p>
    <w:p w:rsidR="00770BF5" w:rsidP="00770BF5" w:rsidRDefault="00770BF5" w14:paraId="16CF54FB" w14:textId="77777777">
      <w:pPr>
        <w:pStyle w:val="Heading1"/>
        <w:jc w:val="center"/>
      </w:pPr>
      <w:r>
        <w:t>Work Log – Zach</w:t>
      </w:r>
    </w:p>
    <w:tbl>
      <w:tblPr>
        <w:tblStyle w:val="TableGrid"/>
        <w:tblW w:w="0" w:type="auto"/>
        <w:tblLook w:val="04A0" w:firstRow="1" w:lastRow="0" w:firstColumn="1" w:lastColumn="0" w:noHBand="0" w:noVBand="1"/>
      </w:tblPr>
      <w:tblGrid>
        <w:gridCol w:w="3005"/>
        <w:gridCol w:w="3005"/>
        <w:gridCol w:w="3006"/>
      </w:tblGrid>
      <w:tr w:rsidR="00770BF5" w:rsidTr="00914992" w14:paraId="7EA18006" w14:textId="77777777">
        <w:tc>
          <w:tcPr>
            <w:tcW w:w="3005" w:type="dxa"/>
          </w:tcPr>
          <w:p w:rsidR="00770BF5" w:rsidP="00914992" w:rsidRDefault="00770BF5" w14:paraId="2AFBE84B" w14:textId="77777777">
            <w:r>
              <w:t>Date</w:t>
            </w:r>
          </w:p>
        </w:tc>
        <w:tc>
          <w:tcPr>
            <w:tcW w:w="3005" w:type="dxa"/>
          </w:tcPr>
          <w:p w:rsidR="00770BF5" w:rsidP="00914992" w:rsidRDefault="00770BF5" w14:paraId="1D0B472F" w14:textId="77777777">
            <w:r>
              <w:t>Work Completed</w:t>
            </w:r>
          </w:p>
        </w:tc>
        <w:tc>
          <w:tcPr>
            <w:tcW w:w="3006" w:type="dxa"/>
          </w:tcPr>
          <w:p w:rsidR="00770BF5" w:rsidP="00914992" w:rsidRDefault="00770BF5" w14:paraId="54B6A9EB" w14:textId="77777777">
            <w:r>
              <w:t>Work to be completed</w:t>
            </w:r>
          </w:p>
        </w:tc>
      </w:tr>
      <w:tr w:rsidR="00770BF5" w:rsidTr="00914992" w14:paraId="3D0A2A03" w14:textId="77777777">
        <w:tc>
          <w:tcPr>
            <w:tcW w:w="3005" w:type="dxa"/>
          </w:tcPr>
          <w:p w:rsidR="00770BF5" w:rsidP="00914992" w:rsidRDefault="00770BF5" w14:paraId="14B9565A" w14:textId="77777777">
            <w:r>
              <w:t>30/09/24</w:t>
            </w:r>
          </w:p>
        </w:tc>
        <w:tc>
          <w:tcPr>
            <w:tcW w:w="3005" w:type="dxa"/>
          </w:tcPr>
          <w:p w:rsidR="00770BF5" w:rsidP="00914992" w:rsidRDefault="00770BF5" w14:paraId="25326B07" w14:textId="77777777">
            <w:r>
              <w:t>Group Presentation</w:t>
            </w:r>
          </w:p>
        </w:tc>
        <w:tc>
          <w:tcPr>
            <w:tcW w:w="3006" w:type="dxa"/>
          </w:tcPr>
          <w:p w:rsidR="00770BF5" w:rsidP="00914992" w:rsidRDefault="00770BF5" w14:paraId="1A40A517" w14:textId="77777777">
            <w:r>
              <w:t>Fix Map</w:t>
            </w:r>
          </w:p>
        </w:tc>
      </w:tr>
      <w:tr w:rsidR="00770BF5" w:rsidTr="00914992" w14:paraId="62B8040E" w14:textId="77777777">
        <w:tc>
          <w:tcPr>
            <w:tcW w:w="3005" w:type="dxa"/>
          </w:tcPr>
          <w:p w:rsidR="00770BF5" w:rsidP="00914992" w:rsidRDefault="00770BF5" w14:paraId="49FA99F1" w14:textId="77777777">
            <w:r>
              <w:t>08/10/24</w:t>
            </w:r>
          </w:p>
        </w:tc>
        <w:tc>
          <w:tcPr>
            <w:tcW w:w="3005" w:type="dxa"/>
          </w:tcPr>
          <w:p w:rsidR="00770BF5" w:rsidP="00914992" w:rsidRDefault="00770BF5" w14:paraId="2DF09F20" w14:textId="77777777">
            <w:r>
              <w:t>Creating CreateHorde.cpp</w:t>
            </w:r>
          </w:p>
        </w:tc>
        <w:tc>
          <w:tcPr>
            <w:tcW w:w="3006" w:type="dxa"/>
          </w:tcPr>
          <w:p w:rsidR="00770BF5" w:rsidP="00914992" w:rsidRDefault="00770BF5" w14:paraId="031549AC" w14:textId="77777777">
            <w:r>
              <w:t>Continue fixing map</w:t>
            </w:r>
          </w:p>
        </w:tc>
      </w:tr>
      <w:tr w:rsidR="00770BF5" w:rsidTr="00914992" w14:paraId="2B0AA110" w14:textId="77777777">
        <w:tc>
          <w:tcPr>
            <w:tcW w:w="3005" w:type="dxa"/>
          </w:tcPr>
          <w:p w:rsidR="00770BF5" w:rsidP="00914992" w:rsidRDefault="00770BF5" w14:paraId="48806C3F" w14:textId="77777777">
            <w:r>
              <w:t>21/10/24</w:t>
            </w:r>
          </w:p>
        </w:tc>
        <w:tc>
          <w:tcPr>
            <w:tcW w:w="3005" w:type="dxa"/>
          </w:tcPr>
          <w:p w:rsidR="00770BF5" w:rsidP="00914992" w:rsidRDefault="00770BF5" w14:paraId="01C59198" w14:textId="77777777">
            <w:r>
              <w:t>Rebuild project using Pacman – map fixed</w:t>
            </w:r>
          </w:p>
        </w:tc>
        <w:tc>
          <w:tcPr>
            <w:tcW w:w="3006" w:type="dxa"/>
          </w:tcPr>
          <w:p w:rsidR="00770BF5" w:rsidP="00914992" w:rsidRDefault="00770BF5" w14:paraId="136F2C7E" w14:textId="77777777">
            <w:r>
              <w:t>Change Pacman to player</w:t>
            </w:r>
          </w:p>
        </w:tc>
      </w:tr>
      <w:tr w:rsidR="00770BF5" w:rsidTr="00914992" w14:paraId="377B5535" w14:textId="77777777">
        <w:tc>
          <w:tcPr>
            <w:tcW w:w="3005" w:type="dxa"/>
          </w:tcPr>
          <w:p w:rsidR="00770BF5" w:rsidP="00914992" w:rsidRDefault="00770BF5" w14:paraId="51D1B1A3" w14:textId="77777777">
            <w:r>
              <w:t>29/10/24</w:t>
            </w:r>
          </w:p>
        </w:tc>
        <w:tc>
          <w:tcPr>
            <w:tcW w:w="3005" w:type="dxa"/>
          </w:tcPr>
          <w:p w:rsidR="00770BF5" w:rsidP="00914992" w:rsidRDefault="00DB6DEF" w14:paraId="74989759" w14:textId="152422CB">
            <w:r>
              <w:t>Centre</w:t>
            </w:r>
            <w:r w:rsidR="00770BF5">
              <w:t xml:space="preserve"> camera</w:t>
            </w:r>
          </w:p>
        </w:tc>
        <w:tc>
          <w:tcPr>
            <w:tcW w:w="3006" w:type="dxa"/>
          </w:tcPr>
          <w:p w:rsidR="00770BF5" w:rsidP="00914992" w:rsidRDefault="00770BF5" w14:paraId="1CF32912" w14:textId="77777777">
            <w:r>
              <w:t>Get arm to rotate</w:t>
            </w:r>
          </w:p>
        </w:tc>
      </w:tr>
      <w:tr w:rsidR="00770BF5" w:rsidTr="00914992" w14:paraId="4F1D9325" w14:textId="77777777">
        <w:tc>
          <w:tcPr>
            <w:tcW w:w="3005" w:type="dxa"/>
          </w:tcPr>
          <w:p w:rsidR="00770BF5" w:rsidP="00914992" w:rsidRDefault="00770BF5" w14:paraId="1180988A" w14:textId="77777777">
            <w:r>
              <w:t>30/10/24</w:t>
            </w:r>
          </w:p>
        </w:tc>
        <w:tc>
          <w:tcPr>
            <w:tcW w:w="3005" w:type="dxa"/>
          </w:tcPr>
          <w:p w:rsidR="00770BF5" w:rsidP="00914992" w:rsidRDefault="00770BF5" w14:paraId="0D68A826" w14:textId="77777777">
            <w:r>
              <w:t>Creating the player’s arm</w:t>
            </w:r>
          </w:p>
        </w:tc>
        <w:tc>
          <w:tcPr>
            <w:tcW w:w="3006" w:type="dxa"/>
          </w:tcPr>
          <w:p w:rsidR="00770BF5" w:rsidP="00914992" w:rsidRDefault="00770BF5" w14:paraId="03076E42" w14:textId="77777777">
            <w:r>
              <w:t>Rotate the arm with mouse.</w:t>
            </w:r>
          </w:p>
        </w:tc>
      </w:tr>
      <w:tr w:rsidR="00770BF5" w:rsidTr="00914992" w14:paraId="1A0F62E1" w14:textId="77777777">
        <w:tc>
          <w:tcPr>
            <w:tcW w:w="3005" w:type="dxa"/>
          </w:tcPr>
          <w:p w:rsidR="00770BF5" w:rsidP="00914992" w:rsidRDefault="00770BF5" w14:paraId="3CA2E2FD" w14:textId="77777777">
            <w:r>
              <w:t>12/11/24</w:t>
            </w:r>
          </w:p>
        </w:tc>
        <w:tc>
          <w:tcPr>
            <w:tcW w:w="3005" w:type="dxa"/>
          </w:tcPr>
          <w:p w:rsidR="00770BF5" w:rsidP="00914992" w:rsidRDefault="00770BF5" w14:paraId="4FEAC7A5" w14:textId="77777777">
            <w:r>
              <w:t>Complete level 1 layout</w:t>
            </w:r>
          </w:p>
        </w:tc>
        <w:tc>
          <w:tcPr>
            <w:tcW w:w="3006" w:type="dxa"/>
          </w:tcPr>
          <w:p w:rsidR="00770BF5" w:rsidP="00914992" w:rsidRDefault="00770BF5" w14:paraId="7CF9E692" w14:textId="77777777">
            <w:r>
              <w:t>Begin other level layouts</w:t>
            </w:r>
          </w:p>
        </w:tc>
      </w:tr>
      <w:tr w:rsidR="00770BF5" w:rsidTr="00914992" w14:paraId="10D40895" w14:textId="77777777">
        <w:tc>
          <w:tcPr>
            <w:tcW w:w="3005" w:type="dxa"/>
          </w:tcPr>
          <w:p w:rsidR="00770BF5" w:rsidP="00914992" w:rsidRDefault="00770BF5" w14:paraId="5B5124AF" w14:textId="77777777">
            <w:r>
              <w:t>18/11/24</w:t>
            </w:r>
          </w:p>
        </w:tc>
        <w:tc>
          <w:tcPr>
            <w:tcW w:w="3005" w:type="dxa"/>
          </w:tcPr>
          <w:p w:rsidR="00770BF5" w:rsidP="00914992" w:rsidRDefault="00770BF5" w14:paraId="52F92A56" w14:textId="77777777">
            <w:r>
              <w:t>All level layouts complete</w:t>
            </w:r>
          </w:p>
          <w:p w:rsidR="00770BF5" w:rsidP="00914992" w:rsidRDefault="00770BF5" w14:paraId="3BD9FA23" w14:textId="77777777">
            <w:r>
              <w:t>Add sound files</w:t>
            </w:r>
          </w:p>
        </w:tc>
        <w:tc>
          <w:tcPr>
            <w:tcW w:w="3006" w:type="dxa"/>
          </w:tcPr>
          <w:p w:rsidR="00770BF5" w:rsidP="00914992" w:rsidRDefault="00770BF5" w14:paraId="345DE2D6" w14:textId="77777777">
            <w:r>
              <w:t>Adding sound effects code</w:t>
            </w:r>
          </w:p>
        </w:tc>
      </w:tr>
      <w:tr w:rsidR="00770BF5" w:rsidTr="00914992" w14:paraId="29ED771B" w14:textId="77777777">
        <w:tc>
          <w:tcPr>
            <w:tcW w:w="3005" w:type="dxa"/>
          </w:tcPr>
          <w:p w:rsidR="00770BF5" w:rsidP="00914992" w:rsidRDefault="00770BF5" w14:paraId="3159F1A1" w14:textId="77777777">
            <w:r>
              <w:t>21/11/24</w:t>
            </w:r>
          </w:p>
        </w:tc>
        <w:tc>
          <w:tcPr>
            <w:tcW w:w="3005" w:type="dxa"/>
          </w:tcPr>
          <w:p w:rsidR="00770BF5" w:rsidP="00914992" w:rsidRDefault="00770BF5" w14:paraId="62977B7D" w14:textId="77777777">
            <w:r>
              <w:t>Sound effect have been added</w:t>
            </w:r>
          </w:p>
        </w:tc>
        <w:tc>
          <w:tcPr>
            <w:tcW w:w="3006" w:type="dxa"/>
          </w:tcPr>
          <w:p w:rsidR="00770BF5" w:rsidP="00914992" w:rsidRDefault="00770BF5" w14:paraId="6869479E" w14:textId="77777777"/>
        </w:tc>
      </w:tr>
    </w:tbl>
    <w:p w:rsidR="00770BF5" w:rsidP="00770BF5" w:rsidRDefault="00770BF5" w14:paraId="15FF0035" w14:textId="77777777"/>
    <w:p w:rsidR="00770BF5" w:rsidP="00770BF5" w:rsidRDefault="00770BF5" w14:paraId="72B7A9F9" w14:textId="77777777">
      <w:pPr>
        <w:pStyle w:val="Heading1"/>
        <w:jc w:val="center"/>
      </w:pPr>
      <w:r>
        <w:t>Group Roll/Individual Contribution – Zach</w:t>
      </w:r>
    </w:p>
    <w:p w:rsidR="00770BF5" w:rsidP="00770BF5" w:rsidRDefault="00770BF5" w14:paraId="0B00A28E" w14:textId="77777777"/>
    <w:p w:rsidR="00770BF5" w:rsidP="00770BF5" w:rsidRDefault="00770BF5" w14:paraId="3268E70C" w14:textId="77777777"/>
    <w:p w:rsidRPr="009D27CC" w:rsidR="00770BF5" w:rsidP="00770BF5" w:rsidRDefault="00770BF5" w14:paraId="7D747971" w14:textId="77777777">
      <w:pPr>
        <w:rPr>
          <w:b/>
          <w:bCs/>
          <w:color w:val="0F9ED5" w:themeColor="accent4"/>
          <w:u w:val="single"/>
        </w:rPr>
      </w:pPr>
      <w:r w:rsidRPr="009D27CC">
        <w:rPr>
          <w:b/>
          <w:bCs/>
          <w:color w:val="0F9ED5" w:themeColor="accent4"/>
          <w:u w:val="single"/>
        </w:rPr>
        <w:t>Introduction</w:t>
      </w:r>
    </w:p>
    <w:p w:rsidR="00770BF5" w:rsidP="00770BF5" w:rsidRDefault="00770BF5" w14:paraId="7863EC31" w14:textId="77777777">
      <w:pPr>
        <w:jc w:val="both"/>
      </w:pPr>
      <w:r>
        <w:t xml:space="preserve">In our Team Project, the tasks I took on were those that played to my strengths, but also helped to improve myself in other areas. </w:t>
      </w:r>
      <w:r>
        <w:rPr>
          <w:rFonts w:cstheme="minorHAnsi"/>
        </w:rPr>
        <w:t xml:space="preserve">In this reflection, </w:t>
      </w:r>
      <w:r>
        <w:t>I will be talking about the</w:t>
      </w:r>
      <w:r w:rsidRPr="004A0391">
        <w:t xml:space="preserve"> specific tasks I undertook, the challenges I faced, and how I worked collaboratively to overcome them.</w:t>
      </w:r>
    </w:p>
    <w:p w:rsidR="00770BF5" w:rsidP="00770BF5" w:rsidRDefault="00770BF5" w14:paraId="2C6915A7" w14:textId="77777777"/>
    <w:p w:rsidR="00770BF5" w:rsidP="00770BF5" w:rsidRDefault="00770BF5" w14:paraId="1A125DED" w14:textId="77777777">
      <w:pPr>
        <w:rPr>
          <w:b/>
          <w:bCs/>
          <w:color w:val="0F9ED5" w:themeColor="accent4"/>
          <w:u w:val="single"/>
        </w:rPr>
      </w:pPr>
    </w:p>
    <w:p w:rsidRPr="009D27CC" w:rsidR="00770BF5" w:rsidP="00770BF5" w:rsidRDefault="00770BF5" w14:paraId="56707944" w14:textId="738395AF">
      <w:pPr>
        <w:rPr>
          <w:b/>
          <w:bCs/>
          <w:color w:val="0F9ED5" w:themeColor="accent4"/>
          <w:u w:val="single"/>
        </w:rPr>
      </w:pPr>
      <w:r w:rsidRPr="009D27CC">
        <w:rPr>
          <w:b/>
          <w:bCs/>
          <w:color w:val="0F9ED5" w:themeColor="accent4"/>
          <w:u w:val="single"/>
        </w:rPr>
        <w:t>Team Role</w:t>
      </w:r>
    </w:p>
    <w:p w:rsidR="00770BF5" w:rsidP="00770BF5" w:rsidRDefault="00770BF5" w14:paraId="33E8F820" w14:textId="77777777">
      <w:pPr>
        <w:jc w:val="both"/>
        <w:rPr>
          <w:rFonts w:cstheme="minorHAnsi"/>
        </w:rPr>
      </w:pPr>
      <w:r>
        <w:t xml:space="preserve">My main roles in the project were as a </w:t>
      </w:r>
      <w:r w:rsidRPr="00EB157F">
        <w:rPr>
          <w:rFonts w:cstheme="minorHAnsi"/>
        </w:rPr>
        <w:t>Developer</w:t>
      </w:r>
      <w:r>
        <w:rPr>
          <w:rFonts w:cstheme="minorHAnsi"/>
        </w:rPr>
        <w:t xml:space="preserve"> and a </w:t>
      </w:r>
      <w:r w:rsidRPr="00EB157F">
        <w:rPr>
          <w:rFonts w:cstheme="minorHAnsi"/>
        </w:rPr>
        <w:t>Sound Asset Creator</w:t>
      </w:r>
      <w:r>
        <w:rPr>
          <w:rFonts w:cstheme="minorHAnsi"/>
        </w:rPr>
        <w:t>. These roles were important in the completion of our game, and they played to my strengths due to my past projects. I have made many games during my college course and have plenty of experience with the coding aspect of the project. In terms of being a Sound Manager Asset Creator, in almost all my projects, I have either searched for the perfect sound effects online for a certain aspect of my game, or I have created a sound effect myself, using a variety of online tools. This meant these roles were very fitting for me.</w:t>
      </w:r>
    </w:p>
    <w:p w:rsidR="00770BF5" w:rsidP="00770BF5" w:rsidRDefault="00770BF5" w14:paraId="0B83B5FA" w14:textId="77777777">
      <w:pPr>
        <w:rPr>
          <w:rFonts w:cstheme="minorHAnsi"/>
        </w:rPr>
      </w:pPr>
    </w:p>
    <w:p w:rsidRPr="009932BE" w:rsidR="00770BF5" w:rsidP="00770BF5" w:rsidRDefault="00770BF5" w14:paraId="56E8DCD5" w14:textId="77777777">
      <w:pPr>
        <w:rPr>
          <w:rFonts w:cstheme="minorHAnsi"/>
          <w:b/>
          <w:bCs/>
          <w:color w:val="0F9ED5" w:themeColor="accent4"/>
          <w:u w:val="single"/>
        </w:rPr>
      </w:pPr>
      <w:r w:rsidRPr="009932BE">
        <w:rPr>
          <w:rFonts w:cstheme="minorHAnsi"/>
          <w:b/>
          <w:bCs/>
          <w:color w:val="0F9ED5" w:themeColor="accent4"/>
          <w:u w:val="single"/>
        </w:rPr>
        <w:t>Belbin Team Role Questionnaire</w:t>
      </w:r>
    </w:p>
    <w:p w:rsidR="00770BF5" w:rsidP="00770BF5" w:rsidRDefault="00770BF5" w14:paraId="3E6CCD3E" w14:textId="77777777">
      <w:pPr>
        <w:jc w:val="both"/>
      </w:pPr>
      <w:r>
        <w:t>During the project, one day, my lecturer taught me and my class about the Belbin Team Role Questionnaire. She gave use each a printed-out version of the questionnaire and assigned us to complete it. After completing the questionnaire, my scores came out as follow:</w:t>
      </w:r>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770BF5" w:rsidTr="00914992" w14:paraId="05905DD8" w14:textId="77777777">
        <w:tc>
          <w:tcPr>
            <w:tcW w:w="1001" w:type="dxa"/>
          </w:tcPr>
          <w:p w:rsidR="00770BF5" w:rsidP="00914992" w:rsidRDefault="00770BF5" w14:paraId="6F0A92A5" w14:textId="77777777">
            <w:r>
              <w:t>CO</w:t>
            </w:r>
          </w:p>
        </w:tc>
        <w:tc>
          <w:tcPr>
            <w:tcW w:w="1001" w:type="dxa"/>
          </w:tcPr>
          <w:p w:rsidR="00770BF5" w:rsidP="00914992" w:rsidRDefault="00770BF5" w14:paraId="03A8BCF4" w14:textId="77777777">
            <w:r>
              <w:t>SH</w:t>
            </w:r>
          </w:p>
        </w:tc>
        <w:tc>
          <w:tcPr>
            <w:tcW w:w="1002" w:type="dxa"/>
          </w:tcPr>
          <w:p w:rsidR="00770BF5" w:rsidP="00914992" w:rsidRDefault="00770BF5" w14:paraId="7B659D9A" w14:textId="77777777">
            <w:r>
              <w:t>PL</w:t>
            </w:r>
          </w:p>
        </w:tc>
        <w:tc>
          <w:tcPr>
            <w:tcW w:w="1002" w:type="dxa"/>
          </w:tcPr>
          <w:p w:rsidR="00770BF5" w:rsidP="00914992" w:rsidRDefault="00770BF5" w14:paraId="045C094C" w14:textId="77777777">
            <w:r>
              <w:t>ME</w:t>
            </w:r>
          </w:p>
        </w:tc>
        <w:tc>
          <w:tcPr>
            <w:tcW w:w="1002" w:type="dxa"/>
          </w:tcPr>
          <w:p w:rsidR="00770BF5" w:rsidP="00914992" w:rsidRDefault="00770BF5" w14:paraId="59DD4EE6" w14:textId="77777777">
            <w:r>
              <w:t>IMP</w:t>
            </w:r>
          </w:p>
        </w:tc>
        <w:tc>
          <w:tcPr>
            <w:tcW w:w="1002" w:type="dxa"/>
          </w:tcPr>
          <w:p w:rsidR="00770BF5" w:rsidP="00914992" w:rsidRDefault="00770BF5" w14:paraId="1A28A06E" w14:textId="77777777">
            <w:r>
              <w:t>TW</w:t>
            </w:r>
          </w:p>
        </w:tc>
        <w:tc>
          <w:tcPr>
            <w:tcW w:w="1002" w:type="dxa"/>
          </w:tcPr>
          <w:p w:rsidR="00770BF5" w:rsidP="00914992" w:rsidRDefault="00770BF5" w14:paraId="239F4B65" w14:textId="77777777">
            <w:r>
              <w:t>RI</w:t>
            </w:r>
          </w:p>
        </w:tc>
        <w:tc>
          <w:tcPr>
            <w:tcW w:w="1002" w:type="dxa"/>
          </w:tcPr>
          <w:p w:rsidR="00770BF5" w:rsidP="00914992" w:rsidRDefault="00770BF5" w14:paraId="311C1458" w14:textId="77777777">
            <w:r>
              <w:t>CF</w:t>
            </w:r>
          </w:p>
        </w:tc>
        <w:tc>
          <w:tcPr>
            <w:tcW w:w="1002" w:type="dxa"/>
          </w:tcPr>
          <w:p w:rsidR="00770BF5" w:rsidP="00914992" w:rsidRDefault="00770BF5" w14:paraId="1D4545B8" w14:textId="77777777">
            <w:r>
              <w:t>SP</w:t>
            </w:r>
          </w:p>
        </w:tc>
      </w:tr>
      <w:tr w:rsidR="00770BF5" w:rsidTr="00914992" w14:paraId="6BF1F128" w14:textId="77777777">
        <w:tc>
          <w:tcPr>
            <w:tcW w:w="1001" w:type="dxa"/>
          </w:tcPr>
          <w:p w:rsidR="00770BF5" w:rsidP="00914992" w:rsidRDefault="00770BF5" w14:paraId="0E6CCB37" w14:textId="77777777">
            <w:r>
              <w:t>3</w:t>
            </w:r>
          </w:p>
        </w:tc>
        <w:tc>
          <w:tcPr>
            <w:tcW w:w="1001" w:type="dxa"/>
          </w:tcPr>
          <w:p w:rsidR="00770BF5" w:rsidP="00914992" w:rsidRDefault="00770BF5" w14:paraId="7EBCA2BE" w14:textId="77777777">
            <w:r>
              <w:t>9</w:t>
            </w:r>
          </w:p>
        </w:tc>
        <w:tc>
          <w:tcPr>
            <w:tcW w:w="1002" w:type="dxa"/>
          </w:tcPr>
          <w:p w:rsidR="00770BF5" w:rsidP="00914992" w:rsidRDefault="00770BF5" w14:paraId="25BC41D8" w14:textId="77777777">
            <w:r>
              <w:t>6</w:t>
            </w:r>
          </w:p>
        </w:tc>
        <w:tc>
          <w:tcPr>
            <w:tcW w:w="1002" w:type="dxa"/>
          </w:tcPr>
          <w:p w:rsidR="00770BF5" w:rsidP="00914992" w:rsidRDefault="00770BF5" w14:paraId="4236C7D2" w14:textId="77777777">
            <w:r>
              <w:t>8</w:t>
            </w:r>
          </w:p>
        </w:tc>
        <w:tc>
          <w:tcPr>
            <w:tcW w:w="1002" w:type="dxa"/>
          </w:tcPr>
          <w:p w:rsidR="00770BF5" w:rsidP="00914992" w:rsidRDefault="00770BF5" w14:paraId="4A9CA0A6" w14:textId="77777777">
            <w:r>
              <w:t>13</w:t>
            </w:r>
          </w:p>
        </w:tc>
        <w:tc>
          <w:tcPr>
            <w:tcW w:w="1002" w:type="dxa"/>
          </w:tcPr>
          <w:p w:rsidR="00770BF5" w:rsidP="00914992" w:rsidRDefault="00770BF5" w14:paraId="75CBE694" w14:textId="77777777">
            <w:r>
              <w:t>8</w:t>
            </w:r>
          </w:p>
        </w:tc>
        <w:tc>
          <w:tcPr>
            <w:tcW w:w="1002" w:type="dxa"/>
          </w:tcPr>
          <w:p w:rsidR="00770BF5" w:rsidP="00914992" w:rsidRDefault="00770BF5" w14:paraId="2A59B9A6" w14:textId="77777777">
            <w:r>
              <w:t>3</w:t>
            </w:r>
          </w:p>
        </w:tc>
        <w:tc>
          <w:tcPr>
            <w:tcW w:w="1002" w:type="dxa"/>
          </w:tcPr>
          <w:p w:rsidR="00770BF5" w:rsidP="00914992" w:rsidRDefault="00770BF5" w14:paraId="4F33CEC6" w14:textId="77777777">
            <w:r>
              <w:t>6</w:t>
            </w:r>
          </w:p>
        </w:tc>
        <w:tc>
          <w:tcPr>
            <w:tcW w:w="1002" w:type="dxa"/>
          </w:tcPr>
          <w:p w:rsidR="00770BF5" w:rsidP="00914992" w:rsidRDefault="00770BF5" w14:paraId="119067FC" w14:textId="77777777">
            <w:r>
              <w:t>14</w:t>
            </w:r>
          </w:p>
        </w:tc>
      </w:tr>
    </w:tbl>
    <w:p w:rsidR="00770BF5" w:rsidP="00770BF5" w:rsidRDefault="00770BF5" w14:paraId="3BBD77BA" w14:textId="77777777"/>
    <w:p w:rsidR="00770BF5" w:rsidP="00770BF5" w:rsidRDefault="00770BF5" w14:paraId="6EA6FF7F" w14:textId="77777777">
      <w:pPr>
        <w:jc w:val="both"/>
      </w:pPr>
      <w:r>
        <w:t xml:space="preserve">According to these results, my strongest role in a group is as ‘SP’ or as the ‘specialist’. I then read through the handout to see the description, strengths, and weaknesses of my role. The basic characteristics of someone who suits this role are professional, self-starting, and dedicated. I believe I can relate to these character traits because when I’m assigned a task, I like to get it done early to avoid stress later. I took this mindset into my group project and wanted to get started straight away. </w:t>
      </w:r>
    </w:p>
    <w:p w:rsidR="00770BF5" w:rsidP="00770BF5" w:rsidRDefault="00770BF5" w14:paraId="17A49EAE" w14:textId="77777777">
      <w:pPr>
        <w:jc w:val="both"/>
      </w:pPr>
      <w:r>
        <w:t>The strengths of this role are that they provide knowledge or technical skills where needed. I agree with the statement in that if a colleague is having any issues with their work and needs help, I won’t hesitate to help them if I can.</w:t>
      </w:r>
    </w:p>
    <w:p w:rsidR="00770BF5" w:rsidP="00770BF5" w:rsidRDefault="00770BF5" w14:paraId="21683049" w14:textId="77777777">
      <w:pPr>
        <w:jc w:val="both"/>
      </w:pPr>
      <w:r>
        <w:t>Although, the weakness of a ‘specialist’ states that they tend to only contribute on a narrow front. I can honestly say that I agree with this too. When I am completing an assignment, I tend to only do one specific part of the assignment at a time and am less inclined to multitask.</w:t>
      </w:r>
    </w:p>
    <w:p w:rsidR="00770BF5" w:rsidP="00770BF5" w:rsidRDefault="00770BF5" w14:paraId="35112767" w14:textId="77777777"/>
    <w:p w:rsidRPr="009D27CC" w:rsidR="00770BF5" w:rsidP="00770BF5" w:rsidRDefault="00770BF5" w14:paraId="6E216DD0" w14:textId="77777777">
      <w:pPr>
        <w:rPr>
          <w:b/>
          <w:bCs/>
          <w:color w:val="0F9ED5" w:themeColor="accent4"/>
          <w:u w:val="single"/>
        </w:rPr>
      </w:pPr>
      <w:r w:rsidRPr="009D27CC">
        <w:rPr>
          <w:b/>
          <w:bCs/>
          <w:color w:val="0F9ED5" w:themeColor="accent4"/>
          <w:u w:val="single"/>
        </w:rPr>
        <w:t xml:space="preserve">Technical Contribution </w:t>
      </w:r>
    </w:p>
    <w:p w:rsidR="00770BF5" w:rsidP="00770BF5" w:rsidRDefault="00770BF5" w14:paraId="137EA4C6" w14:textId="77777777">
      <w:pPr>
        <w:jc w:val="both"/>
      </w:pPr>
      <w:r>
        <w:t>When my team first started on the coding for this project, we built the game from scratch while taking pieces of code from our other projects. This strategy worked for a while without errors as we all worked on creating the separate files. The problems came when we needed the game to display on the screen when ran. We could not get the game to display. One of my biggest contributions to the team was recreating the project but using the base files from our ‘PacMan’ game. This lets us start with a game that displayed to the screen, and we could change and build onto the game from there. When it came to our group working on the project at the same, I learned how GitHub worked and shared with the team so we could all utilise it. We were originally taught how to use GitHub through the control panel. Then, we learned the basics of using GitHub’s control panel in Visual Studio Code. I then figured out how to use GitHub directly in Visual Studio 2022 which allowed us to upload and share the code with one another much easier. Some of the other areas I contributed to were making the layouts of the levels by editing the text files associated with each level. I made each level about 20% smaller than the last to increase difficulty. I also created the sounds for the game which include shooting, getting hurt, hurting enemies, and many others. These sounds were acquired by a mix of me finding them online, or me making them myself. Once most of the project was completed, I implemented every sound effect into the game.</w:t>
      </w:r>
    </w:p>
    <w:p w:rsidR="00770BF5" w:rsidP="00770BF5" w:rsidRDefault="00770BF5" w14:paraId="7C83FC18" w14:textId="77777777">
      <w:pPr>
        <w:jc w:val="both"/>
      </w:pPr>
    </w:p>
    <w:p w:rsidR="00770BF5" w:rsidP="00770BF5" w:rsidRDefault="00770BF5" w14:paraId="6E6B1F73" w14:textId="77777777">
      <w:r>
        <w:rPr>
          <w:b/>
          <w:bCs/>
          <w:color w:val="0F9ED5" w:themeColor="accent4"/>
          <w:u w:val="single"/>
        </w:rPr>
        <w:t>C</w:t>
      </w:r>
      <w:r w:rsidRPr="00985F86">
        <w:rPr>
          <w:b/>
          <w:bCs/>
          <w:color w:val="0F9ED5" w:themeColor="accent4"/>
          <w:u w:val="single"/>
        </w:rPr>
        <w:t xml:space="preserve">ritical </w:t>
      </w:r>
      <w:r>
        <w:rPr>
          <w:b/>
          <w:bCs/>
          <w:color w:val="0F9ED5" w:themeColor="accent4"/>
          <w:u w:val="single"/>
        </w:rPr>
        <w:t>A</w:t>
      </w:r>
      <w:r w:rsidRPr="00985F86">
        <w:rPr>
          <w:b/>
          <w:bCs/>
          <w:color w:val="0F9ED5" w:themeColor="accent4"/>
          <w:u w:val="single"/>
        </w:rPr>
        <w:t xml:space="preserve">nalysis of </w:t>
      </w:r>
      <w:r>
        <w:rPr>
          <w:b/>
          <w:bCs/>
          <w:color w:val="0F9ED5" w:themeColor="accent4"/>
          <w:u w:val="single"/>
        </w:rPr>
        <w:t>T</w:t>
      </w:r>
      <w:r w:rsidRPr="00985F86">
        <w:rPr>
          <w:b/>
          <w:bCs/>
          <w:color w:val="0F9ED5" w:themeColor="accent4"/>
          <w:u w:val="single"/>
        </w:rPr>
        <w:t xml:space="preserve">eam </w:t>
      </w:r>
      <w:r>
        <w:rPr>
          <w:b/>
          <w:bCs/>
          <w:color w:val="0F9ED5" w:themeColor="accent4"/>
          <w:u w:val="single"/>
        </w:rPr>
        <w:t>P</w:t>
      </w:r>
      <w:r w:rsidRPr="00985F86">
        <w:rPr>
          <w:b/>
          <w:bCs/>
          <w:color w:val="0F9ED5" w:themeColor="accent4"/>
          <w:u w:val="single"/>
        </w:rPr>
        <w:t>erformance</w:t>
      </w:r>
      <w:r>
        <w:t xml:space="preserve">, </w:t>
      </w:r>
    </w:p>
    <w:p w:rsidR="00770BF5" w:rsidP="00770BF5" w:rsidRDefault="00770BF5" w14:paraId="1EA26D00" w14:textId="77777777">
      <w:r>
        <w:rPr>
          <w:noProof/>
        </w:rPr>
        <w:drawing>
          <wp:inline distT="0" distB="0" distL="0" distR="0" wp14:anchorId="2D3190EF" wp14:editId="6191FBC9">
            <wp:extent cx="5731510" cy="2686050"/>
            <wp:effectExtent l="0" t="0" r="2540" b="0"/>
            <wp:docPr id="925489557"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rsidR="00770BF5" w:rsidP="00770BF5" w:rsidRDefault="00770BF5" w14:paraId="583C53F8" w14:textId="77777777">
      <w:pPr>
        <w:jc w:val="both"/>
      </w:pPr>
      <w:r>
        <w:t xml:space="preserve">The Team Performance Curve was shown to me by my lecturer. It was created by </w:t>
      </w:r>
      <w:r w:rsidRPr="00D5502F">
        <w:t>Jon Katzenbach and Douglas Smith</w:t>
      </w:r>
      <w:r>
        <w:t xml:space="preserve"> to determine the effectiveness of a team by categorising them. I believe my team and I may have started as a ‘Potential Team’. This is because we were all friends starting off and wanted to work hard to achieve a high grade. However, we did need to work out our goals and a common approach. Although, I believe that throughout the project, we were slowly moving up to the ‘Real Team’ level. This was thanks to learning everyone’s strengths and weaknesses in the project as well as doing our weekly sprint meetings. Every Tuesday, I would attend sprint meetings with my team where we would discuss what we have completed and what still needs to be done by dedicating specific tasks to one another. I found these meetings to be incredibly important as they were the period where we got the most discussion and coding for our project completed.</w:t>
      </w:r>
    </w:p>
    <w:p w:rsidR="00770BF5" w:rsidP="00770BF5" w:rsidRDefault="00770BF5" w14:paraId="1D6E2910" w14:textId="77777777"/>
    <w:p w:rsidRPr="006F185B" w:rsidR="00770BF5" w:rsidP="00770BF5" w:rsidRDefault="00770BF5" w14:paraId="262A07BB" w14:textId="77777777">
      <w:pPr>
        <w:rPr>
          <w:b/>
          <w:bCs/>
          <w:color w:val="0F9ED5" w:themeColor="accent4"/>
          <w:u w:val="single"/>
        </w:rPr>
      </w:pPr>
      <w:r w:rsidRPr="006F185B">
        <w:rPr>
          <w:b/>
          <w:bCs/>
          <w:color w:val="0F9ED5" w:themeColor="accent4"/>
          <w:u w:val="single"/>
        </w:rPr>
        <w:t>What Would I Do Differently</w:t>
      </w:r>
    </w:p>
    <w:p w:rsidR="00770BF5" w:rsidP="00770BF5" w:rsidRDefault="00770BF5" w14:paraId="35775E43" w14:textId="77777777">
      <w:pPr>
        <w:jc w:val="both"/>
      </w:pPr>
      <w:r>
        <w:t>There are some things that, if were to start our project over from the beginning, I would do differently. A big one was time management. I believe we would have benefited greatly from starting the project earlier. Not so much so that we would ignore other assignments and focus on the group project, but just that we could have dedicated more time to it. There were some features for our game that we had in mind but because we gave ourselves too little time, we could not implement them. I think we also could have done a better job at planning out the project. In the beginning, we just threw out ideas that we all liked and agreed to implement them without thinking about how complex those ideas would be to implement. When it then came to attempting the implementation of those ideas, we wasted a lot of time and effort with ideas we ended up not using in the end as we weren’t successful in adding them to our game. Another aspect of the project I would do differently would be my tracking of tasks that I completed. When I made changes to the project, I was quick to commit the changes on Git. This resulted many commits made by me in the project repository’s history. This was inconvenient to go through when researching my contribution to the project. Another side effect of this was that because I was committing changes so often, I stopped being descriptive in what I was committing. Again, this made it inconvenient to go through exactly what changes I made.</w:t>
      </w:r>
    </w:p>
    <w:p w:rsidR="00770BF5" w:rsidP="00770BF5" w:rsidRDefault="00770BF5" w14:paraId="3F67F533" w14:textId="77777777">
      <w:pPr>
        <w:jc w:val="both"/>
      </w:pPr>
    </w:p>
    <w:p w:rsidRPr="006F185B" w:rsidR="00770BF5" w:rsidP="00770BF5" w:rsidRDefault="00770BF5" w14:paraId="12367C99" w14:textId="77777777">
      <w:pPr>
        <w:rPr>
          <w:b/>
          <w:bCs/>
          <w:color w:val="0F9ED5" w:themeColor="accent4"/>
          <w:u w:val="single"/>
        </w:rPr>
      </w:pPr>
      <w:r>
        <w:rPr>
          <w:b/>
          <w:bCs/>
          <w:color w:val="0F9ED5" w:themeColor="accent4"/>
          <w:u w:val="single"/>
        </w:rPr>
        <w:t>Conclusion</w:t>
      </w:r>
    </w:p>
    <w:p w:rsidRPr="007041FC" w:rsidR="00770BF5" w:rsidP="00770BF5" w:rsidRDefault="00770BF5" w14:paraId="4F56AF9B" w14:textId="77777777">
      <w:pPr>
        <w:jc w:val="both"/>
      </w:pPr>
      <w:r>
        <w:t>While I think there are areas that could have been improved upon for our project, I’m still quite pleased with how it turned out and enjoyed the experience of completing it. This project taught me valuable information of what its like working in a team and coding a game together. This is very important for my future as group work is likely to be important in my field of work. This project thought me a lot about object-orientated programming and how to classes can interact with one another through inheritance. I also learned about how to use GitHub and how useful of a tool it is when working on a group coding project.</w:t>
      </w:r>
    </w:p>
    <w:p w:rsidRPr="00F26675" w:rsidR="00770BF5" w:rsidP="00770BF5" w:rsidRDefault="00770BF5" w14:paraId="4B9BA5B9" w14:textId="77777777">
      <w:pPr>
        <w:jc w:val="both"/>
      </w:pPr>
    </w:p>
    <w:p w:rsidRPr="001566AE" w:rsidR="0042501D" w:rsidP="6B7748DC" w:rsidRDefault="0042501D" w14:paraId="5AA32EA7" w14:textId="77777777">
      <w:pPr>
        <w:jc w:val="both"/>
        <w:rPr>
          <w:lang w:val="en-GB"/>
        </w:rPr>
      </w:pPr>
    </w:p>
    <w:p w:rsidR="0042501D" w:rsidP="00947806" w:rsidRDefault="59D8C99A" w14:paraId="4141AF4F" w14:textId="4639678C">
      <w:pPr>
        <w:pStyle w:val="Heading2"/>
        <w:jc w:val="both"/>
      </w:pPr>
      <w:bookmarkStart w:name="_Toc434332620" w:id="60"/>
      <w:bookmarkStart w:name="_Toc183103007" w:id="61"/>
      <w:r>
        <w:t>Student 3 Reflection</w:t>
      </w:r>
      <w:bookmarkEnd w:id="60"/>
      <w:bookmarkEnd w:id="61"/>
      <w:r w:rsidR="002125D3">
        <w:t xml:space="preserve"> – Szymon Halada</w:t>
      </w:r>
    </w:p>
    <w:p w:rsidR="03F9839D" w:rsidP="4CB600D6" w:rsidRDefault="03F9839D" w14:paraId="4C79F703" w14:textId="327ED4FF">
      <w:pPr>
        <w:pStyle w:val="Heading1"/>
        <w:spacing w:line="257" w:lineRule="auto"/>
        <w:jc w:val="center"/>
      </w:pPr>
      <w:r w:rsidRPr="4CB600D6">
        <w:rPr>
          <w:rFonts w:ascii="Aptos Display" w:hAnsi="Aptos Display" w:eastAsia="Aptos Display" w:cs="Aptos Display"/>
        </w:rPr>
        <w:t>Work Log – Szymon</w:t>
      </w:r>
    </w:p>
    <w:tbl>
      <w:tblPr>
        <w:tblStyle w:val="TableGrid"/>
        <w:tblW w:w="0" w:type="auto"/>
        <w:tblInd w:w="135" w:type="dxa"/>
        <w:tblLayout w:type="fixed"/>
        <w:tblLook w:val="04A0" w:firstRow="1" w:lastRow="0" w:firstColumn="1" w:lastColumn="0" w:noHBand="0" w:noVBand="1"/>
      </w:tblPr>
      <w:tblGrid>
        <w:gridCol w:w="3005"/>
        <w:gridCol w:w="3005"/>
        <w:gridCol w:w="3006"/>
      </w:tblGrid>
      <w:tr w:rsidR="4CB600D6" w:rsidTr="4CB600D6" w14:paraId="6B635FEA"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0C1718C0" w14:textId="6AC28F98">
            <w:r w:rsidRPr="4CB600D6">
              <w:rPr>
                <w:rFonts w:ascii="Aptos" w:hAnsi="Aptos" w:eastAsia="Aptos" w:cs="Aptos"/>
                <w:sz w:val="22"/>
                <w:szCs w:val="22"/>
              </w:rPr>
              <w:t>Date</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7511A719" w14:textId="13EE2384">
            <w:r w:rsidRPr="4CB600D6">
              <w:rPr>
                <w:rFonts w:ascii="Aptos" w:hAnsi="Aptos" w:eastAsia="Aptos" w:cs="Aptos"/>
                <w:sz w:val="22"/>
                <w:szCs w:val="22"/>
              </w:rPr>
              <w:t>Work Completed</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423C859A" w14:textId="446EC59B">
            <w:r w:rsidRPr="4CB600D6">
              <w:rPr>
                <w:rFonts w:ascii="Aptos" w:hAnsi="Aptos" w:eastAsia="Aptos" w:cs="Aptos"/>
                <w:sz w:val="22"/>
                <w:szCs w:val="22"/>
              </w:rPr>
              <w:t>Work to be completed</w:t>
            </w:r>
          </w:p>
        </w:tc>
      </w:tr>
      <w:tr w:rsidR="4CB600D6" w:rsidTr="4CB600D6" w14:paraId="30E283D4"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79C0433A" w14:textId="724BE9D7">
            <w:r w:rsidRPr="4CB600D6">
              <w:rPr>
                <w:rFonts w:ascii="Aptos" w:hAnsi="Aptos" w:eastAsia="Aptos" w:cs="Aptos"/>
                <w:sz w:val="22"/>
                <w:szCs w:val="22"/>
              </w:rPr>
              <w:t>Oct - 21</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4D288146" w14:textId="3FEF2C20">
            <w:r w:rsidRPr="4CB600D6">
              <w:rPr>
                <w:rFonts w:ascii="Aptos" w:hAnsi="Aptos" w:eastAsia="Aptos" w:cs="Aptos"/>
                <w:sz w:val="22"/>
                <w:szCs w:val="22"/>
              </w:rPr>
              <w:t>Player and enemy sprites</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59CEE9D5" w14:textId="124C5DD2">
            <w:r w:rsidRPr="4CB600D6">
              <w:rPr>
                <w:rFonts w:ascii="Aptos" w:hAnsi="Aptos" w:eastAsia="Aptos" w:cs="Aptos"/>
                <w:sz w:val="22"/>
                <w:szCs w:val="22"/>
              </w:rPr>
              <w:t>Sprites and art Created</w:t>
            </w:r>
          </w:p>
        </w:tc>
      </w:tr>
      <w:tr w:rsidR="4CB600D6" w:rsidTr="4CB600D6" w14:paraId="071F84BA"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5810F236" w14:textId="47139BC8">
            <w:r w:rsidRPr="4CB600D6">
              <w:rPr>
                <w:rFonts w:ascii="Aptos" w:hAnsi="Aptos" w:eastAsia="Aptos" w:cs="Aptos"/>
                <w:sz w:val="22"/>
                <w:szCs w:val="22"/>
              </w:rPr>
              <w:t>Oct - 21</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570F00E8" w14:textId="4EF005E7">
            <w:r w:rsidRPr="4CB600D6">
              <w:rPr>
                <w:rFonts w:ascii="Aptos" w:hAnsi="Aptos" w:eastAsia="Aptos" w:cs="Aptos"/>
                <w:sz w:val="22"/>
                <w:szCs w:val="22"/>
              </w:rPr>
              <w:t>Ability Files Added</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5348FF51" w14:textId="0D49D170">
            <w:r w:rsidRPr="4CB600D6">
              <w:rPr>
                <w:rFonts w:ascii="Aptos" w:hAnsi="Aptos" w:eastAsia="Aptos" w:cs="Aptos"/>
                <w:sz w:val="22"/>
                <w:szCs w:val="22"/>
              </w:rPr>
              <w:t>Ability Files Added</w:t>
            </w:r>
          </w:p>
        </w:tc>
      </w:tr>
      <w:tr w:rsidR="4CB600D6" w:rsidTr="4CB600D6" w14:paraId="0881D87F"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19EB707B" w14:textId="090E40F2">
            <w:r w:rsidRPr="4CB600D6">
              <w:rPr>
                <w:rFonts w:ascii="Aptos" w:hAnsi="Aptos" w:eastAsia="Aptos" w:cs="Aptos"/>
                <w:sz w:val="22"/>
                <w:szCs w:val="22"/>
              </w:rPr>
              <w:t>Oct  - 31</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28DFBAAF" w14:textId="77C9D068">
            <w:r w:rsidRPr="4CB600D6">
              <w:rPr>
                <w:rFonts w:ascii="Aptos" w:hAnsi="Aptos" w:eastAsia="Aptos" w:cs="Aptos"/>
                <w:sz w:val="22"/>
                <w:szCs w:val="22"/>
              </w:rPr>
              <w:t>Fixing controls and pacman test sprite</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3D68872B" w14:textId="289D5FB2">
            <w:r w:rsidRPr="4CB600D6">
              <w:rPr>
                <w:rFonts w:ascii="Aptos" w:hAnsi="Aptos" w:eastAsia="Aptos" w:cs="Aptos"/>
                <w:sz w:val="22"/>
                <w:szCs w:val="22"/>
              </w:rPr>
              <w:t>Setting sprites to work in game</w:t>
            </w:r>
          </w:p>
        </w:tc>
      </w:tr>
      <w:tr w:rsidR="4CB600D6" w:rsidTr="4CB600D6" w14:paraId="07969311"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703C12CD" w14:textId="1077403E">
            <w:r w:rsidRPr="4CB600D6">
              <w:rPr>
                <w:rFonts w:ascii="Aptos" w:hAnsi="Aptos" w:eastAsia="Aptos" w:cs="Aptos"/>
                <w:sz w:val="22"/>
                <w:szCs w:val="22"/>
              </w:rPr>
              <w:t>Oct  - 31</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56C73927" w14:textId="329CAAC3">
            <w:r w:rsidRPr="4CB600D6">
              <w:rPr>
                <w:rFonts w:ascii="Aptos" w:hAnsi="Aptos" w:eastAsia="Aptos" w:cs="Aptos"/>
                <w:sz w:val="22"/>
                <w:szCs w:val="22"/>
              </w:rPr>
              <w:t>Tiles and new spritesheet</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110DA247" w14:textId="730ED882">
            <w:r w:rsidRPr="4CB600D6">
              <w:rPr>
                <w:rFonts w:ascii="Aptos" w:hAnsi="Aptos" w:eastAsia="Aptos" w:cs="Aptos"/>
                <w:sz w:val="22"/>
                <w:szCs w:val="22"/>
              </w:rPr>
              <w:t>Enemy Sprites added</w:t>
            </w:r>
          </w:p>
        </w:tc>
      </w:tr>
      <w:tr w:rsidR="4CB600D6" w:rsidTr="4CB600D6" w14:paraId="21EF8B5E"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0B41CB4A" w14:textId="600E9AA5">
            <w:r w:rsidRPr="4CB600D6">
              <w:rPr>
                <w:rFonts w:ascii="Aptos" w:hAnsi="Aptos" w:eastAsia="Aptos" w:cs="Aptos"/>
                <w:sz w:val="22"/>
                <w:szCs w:val="22"/>
              </w:rPr>
              <w:t>Nov - 12</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4AF22AE9" w14:textId="5811128A">
            <w:r w:rsidRPr="4CB600D6">
              <w:rPr>
                <w:rFonts w:ascii="Aptos" w:hAnsi="Aptos" w:eastAsia="Aptos" w:cs="Aptos"/>
                <w:sz w:val="22"/>
                <w:szCs w:val="22"/>
              </w:rPr>
              <w:t>Enemy animation fix</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58EEA999" w14:textId="55E24E17">
            <w:r w:rsidRPr="4CB600D6">
              <w:rPr>
                <w:rFonts w:ascii="Aptos" w:hAnsi="Aptos" w:eastAsia="Aptos" w:cs="Aptos"/>
                <w:sz w:val="22"/>
                <w:szCs w:val="22"/>
              </w:rPr>
              <w:t>New tiles added to game</w:t>
            </w:r>
          </w:p>
        </w:tc>
      </w:tr>
      <w:tr w:rsidR="4CB600D6" w:rsidTr="4CB600D6" w14:paraId="5D20ABF6"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008BAA34" w14:textId="40CCCAED">
            <w:r w:rsidRPr="4CB600D6">
              <w:rPr>
                <w:rFonts w:ascii="Aptos" w:hAnsi="Aptos" w:eastAsia="Aptos" w:cs="Aptos"/>
                <w:sz w:val="22"/>
                <w:szCs w:val="22"/>
              </w:rPr>
              <w:t>Nov - 14</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2F3BCD4C" w14:textId="0D518B39">
            <w:r w:rsidRPr="4CB600D6">
              <w:rPr>
                <w:rFonts w:ascii="Aptos" w:hAnsi="Aptos" w:eastAsia="Aptos" w:cs="Aptos"/>
                <w:sz w:val="22"/>
                <w:szCs w:val="22"/>
              </w:rPr>
              <w:t>Arm code attempt</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7A4B94DA" w14:textId="33BDE46A">
            <w:r w:rsidRPr="4CB600D6">
              <w:rPr>
                <w:rFonts w:ascii="Aptos" w:hAnsi="Aptos" w:eastAsia="Aptos" w:cs="Aptos"/>
                <w:sz w:val="22"/>
                <w:szCs w:val="22"/>
              </w:rPr>
              <w:t>Arm code attempt</w:t>
            </w:r>
          </w:p>
        </w:tc>
      </w:tr>
      <w:tr w:rsidR="4CB600D6" w:rsidTr="4CB600D6" w14:paraId="45AC7A73"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39162167" w14:textId="305FF258">
            <w:r w:rsidRPr="4CB600D6">
              <w:rPr>
                <w:rFonts w:ascii="Aptos" w:hAnsi="Aptos" w:eastAsia="Aptos" w:cs="Aptos"/>
                <w:sz w:val="22"/>
                <w:szCs w:val="22"/>
              </w:rPr>
              <w:t>Nov - 18</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5191FFD4" w14:textId="1612CB1D">
            <w:r w:rsidRPr="4CB600D6">
              <w:rPr>
                <w:rFonts w:ascii="Aptos" w:hAnsi="Aptos" w:eastAsia="Aptos" w:cs="Aptos"/>
                <w:sz w:val="22"/>
                <w:szCs w:val="22"/>
              </w:rPr>
              <w:t xml:space="preserve">Shuttle.cpp </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1B25F7B3" w14:textId="47D06A38">
            <w:r w:rsidRPr="4CB600D6">
              <w:rPr>
                <w:rFonts w:ascii="Aptos" w:hAnsi="Aptos" w:eastAsia="Aptos" w:cs="Aptos"/>
                <w:sz w:val="22"/>
                <w:szCs w:val="22"/>
              </w:rPr>
              <w:t>New levels</w:t>
            </w:r>
          </w:p>
        </w:tc>
      </w:tr>
      <w:tr w:rsidR="4CB600D6" w:rsidTr="4CB600D6" w14:paraId="2B604268" w14:textId="77777777">
        <w:trPr>
          <w:trHeight w:val="300"/>
        </w:trPr>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4F4DD342" w14:textId="5A44EB93">
            <w:r w:rsidRPr="4CB600D6">
              <w:rPr>
                <w:rFonts w:ascii="Aptos" w:hAnsi="Aptos" w:eastAsia="Aptos" w:cs="Aptos"/>
                <w:sz w:val="22"/>
                <w:szCs w:val="22"/>
              </w:rPr>
              <w:t>Nov - 18</w:t>
            </w:r>
          </w:p>
        </w:tc>
        <w:tc>
          <w:tcPr>
            <w:tcW w:w="3005"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2B20C932" w14:textId="6EED9E6F">
            <w:r w:rsidRPr="4CB600D6">
              <w:rPr>
                <w:rFonts w:ascii="Aptos" w:hAnsi="Aptos" w:eastAsia="Aptos" w:cs="Aptos"/>
                <w:sz w:val="22"/>
                <w:szCs w:val="22"/>
              </w:rPr>
              <w:t>Levels added with new tiles</w:t>
            </w:r>
          </w:p>
        </w:tc>
        <w:tc>
          <w:tcPr>
            <w:tcW w:w="3006" w:type="dxa"/>
            <w:tcBorders>
              <w:top w:val="single" w:color="auto" w:sz="8" w:space="0"/>
              <w:left w:val="single" w:color="auto" w:sz="8" w:space="0"/>
              <w:bottom w:val="single" w:color="auto" w:sz="8" w:space="0"/>
              <w:right w:val="single" w:color="auto" w:sz="8" w:space="0"/>
            </w:tcBorders>
            <w:tcMar>
              <w:left w:w="108" w:type="dxa"/>
              <w:right w:w="108" w:type="dxa"/>
            </w:tcMar>
          </w:tcPr>
          <w:p w:rsidR="4CB600D6" w:rsidP="4CB600D6" w:rsidRDefault="4CB600D6" w14:paraId="38E6BB9A" w14:textId="637B10EF">
            <w:r w:rsidRPr="4CB600D6">
              <w:rPr>
                <w:rFonts w:ascii="Aptos" w:hAnsi="Aptos" w:eastAsia="Aptos" w:cs="Aptos"/>
                <w:sz w:val="22"/>
                <w:szCs w:val="22"/>
              </w:rPr>
              <w:t>Levels added</w:t>
            </w:r>
          </w:p>
        </w:tc>
      </w:tr>
    </w:tbl>
    <w:p w:rsidR="03F9839D" w:rsidP="4CB600D6" w:rsidRDefault="03F9839D" w14:paraId="30D468A6" w14:textId="398BC9A0">
      <w:pPr>
        <w:spacing w:after="160" w:line="257" w:lineRule="auto"/>
      </w:pPr>
      <w:r w:rsidRPr="4CB600D6">
        <w:rPr>
          <w:rFonts w:ascii="Aptos" w:hAnsi="Aptos" w:eastAsia="Aptos" w:cs="Aptos"/>
          <w:sz w:val="22"/>
          <w:szCs w:val="22"/>
        </w:rPr>
        <w:t xml:space="preserve"> </w:t>
      </w:r>
    </w:p>
    <w:p w:rsidR="03F9839D" w:rsidP="4CB600D6" w:rsidRDefault="03F9839D" w14:paraId="42F6100E" w14:textId="6AAF232D">
      <w:pPr>
        <w:spacing w:after="160" w:line="257" w:lineRule="auto"/>
      </w:pPr>
      <w:r w:rsidRPr="4CB600D6">
        <w:rPr>
          <w:rFonts w:ascii="Aptos" w:hAnsi="Aptos" w:eastAsia="Aptos" w:cs="Aptos"/>
          <w:sz w:val="22"/>
          <w:szCs w:val="22"/>
        </w:rPr>
        <w:t xml:space="preserve"> </w:t>
      </w:r>
    </w:p>
    <w:p w:rsidR="03F9839D" w:rsidP="4CB600D6" w:rsidRDefault="03F9839D" w14:paraId="574970CA" w14:textId="0581ABDF">
      <w:pPr>
        <w:spacing w:after="160" w:line="257" w:lineRule="auto"/>
      </w:pPr>
      <w:r w:rsidRPr="4CB600D6">
        <w:rPr>
          <w:rFonts w:ascii="Aptos" w:hAnsi="Aptos" w:eastAsia="Aptos" w:cs="Aptos"/>
          <w:sz w:val="22"/>
          <w:szCs w:val="22"/>
        </w:rPr>
        <w:t xml:space="preserve"> </w:t>
      </w:r>
    </w:p>
    <w:p w:rsidR="03F9839D" w:rsidP="4CB600D6" w:rsidRDefault="03F9839D" w14:paraId="60C3124B" w14:textId="444D138D">
      <w:pPr>
        <w:spacing w:after="160" w:line="257" w:lineRule="auto"/>
      </w:pPr>
      <w:r w:rsidRPr="4CB600D6">
        <w:rPr>
          <w:rFonts w:ascii="Aptos" w:hAnsi="Aptos" w:eastAsia="Aptos" w:cs="Aptos"/>
          <w:sz w:val="22"/>
          <w:szCs w:val="22"/>
        </w:rPr>
        <w:t xml:space="preserve"> </w:t>
      </w:r>
    </w:p>
    <w:p w:rsidR="03F9839D" w:rsidP="4CB600D6" w:rsidRDefault="03F9839D" w14:paraId="4236B430" w14:textId="32BBA5F8">
      <w:pPr>
        <w:pStyle w:val="Heading1"/>
        <w:spacing w:line="257" w:lineRule="auto"/>
        <w:jc w:val="center"/>
      </w:pPr>
      <w:r w:rsidRPr="4CB600D6">
        <w:rPr>
          <w:rFonts w:ascii="Aptos Display" w:hAnsi="Aptos Display" w:eastAsia="Aptos Display" w:cs="Aptos Display"/>
        </w:rPr>
        <w:t>Group Roll</w:t>
      </w:r>
    </w:p>
    <w:p w:rsidR="03F9839D" w:rsidP="4CB600D6" w:rsidRDefault="03F9839D" w14:paraId="1151DD61" w14:textId="19F44E1F">
      <w:pPr>
        <w:spacing w:after="160" w:line="257" w:lineRule="auto"/>
        <w:ind w:firstLine="720"/>
      </w:pPr>
      <w:r w:rsidRPr="4CB600D6">
        <w:rPr>
          <w:rFonts w:ascii="Aptos" w:hAnsi="Aptos" w:eastAsia="Aptos" w:cs="Aptos"/>
          <w:sz w:val="22"/>
          <w:szCs w:val="22"/>
        </w:rPr>
        <w:t xml:space="preserve"> </w:t>
      </w:r>
    </w:p>
    <w:p w:rsidR="03F9839D" w:rsidP="4CB600D6" w:rsidRDefault="03F9839D" w14:paraId="216A73AE" w14:textId="57F47C5C">
      <w:pPr>
        <w:spacing w:after="160" w:line="257" w:lineRule="auto"/>
      </w:pPr>
      <w:r w:rsidRPr="4CB600D6">
        <w:rPr>
          <w:rFonts w:ascii="Aptos" w:hAnsi="Aptos" w:eastAsia="Aptos" w:cs="Aptos"/>
          <w:szCs w:val="24"/>
        </w:rPr>
        <w:t>According to my Belbin roll assessment, my three main rolls are Team worker(14), Plant(12), and Resource Investigator(12). With the work I have done so far for the project, I would personally think that the assessment is rather accurate as I came up with the idea and theme for the game using my creative side which ties into the Plant personality. I also found ways to make my job making sprites and sprite sheets easier by exploring the web for online editors to ease that aspect of the project which ties into the Resource investigator characteristics. I also try to suggest innovative ideas to solve issues that arise such as for example the idea of the character sprite to consist of two individual parts; the body, and a separate arm which rotates in the  direction of the mouse to make it look like the player is shooting in that direction. I suggested that we learn from the zombie code from second year as we used similar code for a character in that game. In terms of weaknesses I definitely struggle with communicating my points with others and I tend to come up with a general idea but struggle to provide practical details. As far as my strengths go, I can definitely find the resources I need to  complete my task and use those opportunities to aid me and also, I have a good imagination for ideas related to the game.</w:t>
      </w:r>
    </w:p>
    <w:p w:rsidR="03F9839D" w:rsidP="4CB600D6" w:rsidRDefault="03F9839D" w14:paraId="65AE88BD" w14:textId="5D1BDAEA">
      <w:pPr>
        <w:spacing w:after="160" w:line="257" w:lineRule="auto"/>
      </w:pPr>
      <w:r w:rsidRPr="4CB600D6">
        <w:rPr>
          <w:rFonts w:ascii="Aptos" w:hAnsi="Aptos" w:eastAsia="Aptos" w:cs="Aptos"/>
          <w:szCs w:val="24"/>
        </w:rPr>
        <w:t xml:space="preserve"> </w:t>
      </w:r>
    </w:p>
    <w:p w:rsidR="03F9839D" w:rsidP="4CB600D6" w:rsidRDefault="03F9839D" w14:paraId="499B54C9" w14:textId="13EF212E">
      <w:pPr>
        <w:pStyle w:val="Heading1"/>
        <w:spacing w:line="257" w:lineRule="auto"/>
        <w:jc w:val="center"/>
      </w:pPr>
      <w:r w:rsidRPr="4CB600D6">
        <w:rPr>
          <w:rFonts w:ascii="Aptos Display" w:hAnsi="Aptos Display" w:eastAsia="Aptos Display" w:cs="Aptos Display"/>
        </w:rPr>
        <w:t>Team Potential</w:t>
      </w:r>
    </w:p>
    <w:p w:rsidR="03F9839D" w:rsidP="4CB600D6" w:rsidRDefault="03F9839D" w14:paraId="61E802F3" w14:textId="0DA2D3DF">
      <w:pPr>
        <w:spacing w:after="160" w:line="257" w:lineRule="auto"/>
      </w:pPr>
      <w:r w:rsidRPr="4CB600D6">
        <w:rPr>
          <w:rFonts w:ascii="Aptos" w:hAnsi="Aptos" w:eastAsia="Aptos" w:cs="Aptos"/>
          <w:sz w:val="22"/>
          <w:szCs w:val="22"/>
        </w:rPr>
        <w:t>On the team Performance Curve, I would like to say we ended up somewhere between a potential team and a real team. With more time and dedication, I would say we could become a real team. We definitely increased in productivity by the last two weeks of this project with clear goals such as getting the levels to work correctly or character picking to be implemented. Each of us on the team definitely have different strengths which we used to complete the project accordingly.</w:t>
      </w:r>
    </w:p>
    <w:p w:rsidR="4CB600D6" w:rsidP="4CB600D6" w:rsidRDefault="4CB600D6" w14:paraId="3445C4AA" w14:textId="2B6627E5">
      <w:pPr>
        <w:spacing w:after="160" w:line="257" w:lineRule="auto"/>
      </w:pPr>
    </w:p>
    <w:p w:rsidR="03F9839D" w:rsidP="4CB600D6" w:rsidRDefault="03F9839D" w14:paraId="2B2D0C62" w14:textId="32723B30">
      <w:pPr>
        <w:spacing w:after="160" w:line="257" w:lineRule="auto"/>
      </w:pPr>
      <w:r w:rsidRPr="4CB600D6">
        <w:rPr>
          <w:rFonts w:ascii="Aptos" w:hAnsi="Aptos" w:eastAsia="Aptos" w:cs="Aptos"/>
          <w:szCs w:val="24"/>
        </w:rPr>
        <w:t xml:space="preserve"> </w:t>
      </w:r>
    </w:p>
    <w:p w:rsidR="03F9839D" w:rsidP="4CB600D6" w:rsidRDefault="03F9839D" w14:paraId="5BAB8A79" w14:textId="71A6C868">
      <w:pPr>
        <w:pStyle w:val="Heading1"/>
        <w:spacing w:line="257" w:lineRule="auto"/>
        <w:jc w:val="center"/>
      </w:pPr>
      <w:r w:rsidRPr="4CB600D6">
        <w:rPr>
          <w:rFonts w:ascii="Aptos Display" w:hAnsi="Aptos Display" w:eastAsia="Aptos Display" w:cs="Aptos Display"/>
        </w:rPr>
        <w:t>My Additions</w:t>
      </w:r>
    </w:p>
    <w:p w:rsidR="03F9839D" w:rsidP="4CB600D6" w:rsidRDefault="03F9839D" w14:paraId="77799465" w14:textId="255110F8">
      <w:pPr>
        <w:pStyle w:val="Heading2"/>
        <w:spacing w:line="257" w:lineRule="auto"/>
      </w:pPr>
      <w:r w:rsidRPr="4CB600D6">
        <w:rPr>
          <w:rFonts w:ascii="Aptos Display" w:hAnsi="Aptos Display" w:eastAsia="Aptos Display" w:cs="Aptos Display"/>
        </w:rPr>
        <w:t>Game Idea</w:t>
      </w:r>
    </w:p>
    <w:p w:rsidR="03F9839D" w:rsidP="4CB600D6" w:rsidRDefault="03F9839D" w14:paraId="7BEE7549" w14:textId="0B2596C4">
      <w:pPr>
        <w:spacing w:after="160" w:line="257" w:lineRule="auto"/>
      </w:pPr>
      <w:r w:rsidRPr="4CB600D6">
        <w:rPr>
          <w:rFonts w:ascii="Aptos" w:hAnsi="Aptos" w:eastAsia="Aptos" w:cs="Aptos"/>
          <w:sz w:val="22"/>
          <w:szCs w:val="22"/>
        </w:rPr>
        <w:t xml:space="preserve">I came up with the  initial idea the game including a lot of the features (even though some ended up scrapped) and the setting which allowed me to also create all of the art for the game since I made sprites before and I already had imagined what the game would look like in my mind. </w:t>
      </w:r>
    </w:p>
    <w:p w:rsidR="03F9839D" w:rsidP="4CB600D6" w:rsidRDefault="03F9839D" w14:paraId="4D855ADA" w14:textId="1D1BD815">
      <w:pPr>
        <w:spacing w:after="160" w:line="257" w:lineRule="auto"/>
      </w:pPr>
      <w:r w:rsidRPr="4CB600D6">
        <w:rPr>
          <w:rFonts w:ascii="Aptos" w:hAnsi="Aptos" w:eastAsia="Aptos" w:cs="Aptos"/>
          <w:sz w:val="22"/>
          <w:szCs w:val="22"/>
        </w:rPr>
        <w:t xml:space="preserve"> </w:t>
      </w:r>
    </w:p>
    <w:p w:rsidR="03F9839D" w:rsidP="4CB600D6" w:rsidRDefault="03F9839D" w14:paraId="11CD7A6A" w14:textId="25438B9C">
      <w:pPr>
        <w:pStyle w:val="Heading2"/>
        <w:spacing w:line="257" w:lineRule="auto"/>
      </w:pPr>
      <w:r w:rsidRPr="4CB600D6">
        <w:rPr>
          <w:rFonts w:ascii="Aptos Display" w:hAnsi="Aptos Display" w:eastAsia="Aptos Display" w:cs="Aptos Display"/>
        </w:rPr>
        <w:t>Art</w:t>
      </w:r>
    </w:p>
    <w:p w:rsidR="03F9839D" w:rsidP="4CB600D6" w:rsidRDefault="03F9839D" w14:paraId="4305C176" w14:textId="5B74A122">
      <w:pPr>
        <w:spacing w:after="160" w:line="257" w:lineRule="auto"/>
      </w:pPr>
      <w:r w:rsidRPr="4CB600D6">
        <w:rPr>
          <w:rFonts w:ascii="Aptos" w:hAnsi="Aptos" w:eastAsia="Aptos" w:cs="Aptos"/>
          <w:sz w:val="22"/>
          <w:szCs w:val="22"/>
        </w:rPr>
        <w:t>To start off the project, I created art for each of the characters and then I create a prototype of what the game will look like. Followed this by creating a poster for the game, Sprite sheets for player and enemy, and all the pickups. I also made new tiles and objects but we never ended up using the objects as we placed tiles and objects in the level using numbers from 0 to 9 on a text file and we did not have enough numbers to add all the objects.</w:t>
      </w:r>
    </w:p>
    <w:p w:rsidR="4CB600D6" w:rsidP="4CB600D6" w:rsidRDefault="4CB600D6" w14:paraId="14E45C12" w14:textId="6553B56E">
      <w:pPr>
        <w:spacing w:after="160" w:line="257" w:lineRule="auto"/>
      </w:pPr>
    </w:p>
    <w:p w:rsidR="03F9839D" w:rsidP="5AAA954D" w:rsidRDefault="03F9839D" w14:paraId="2115F661" w14:textId="6F628223">
      <w:pPr>
        <w:spacing w:after="200" w:line="257" w:lineRule="auto"/>
      </w:pPr>
      <w:r w:rsidRPr="4CB600D6">
        <w:rPr>
          <w:rFonts w:ascii="Aptos" w:hAnsi="Aptos" w:eastAsia="Aptos" w:cs="Aptos"/>
          <w:i/>
          <w:iCs/>
          <w:color w:val="0E2841" w:themeColor="text2"/>
          <w:sz w:val="18"/>
          <w:szCs w:val="18"/>
        </w:rPr>
        <w:t>Figure 1 Poster</w:t>
      </w:r>
      <w:r>
        <w:tab/>
      </w:r>
      <w:r>
        <w:tab/>
      </w:r>
      <w:r>
        <w:tab/>
      </w:r>
      <w:r>
        <w:tab/>
      </w:r>
      <w:r>
        <w:tab/>
      </w:r>
      <w:r>
        <w:tab/>
      </w:r>
      <w:r>
        <w:tab/>
      </w:r>
      <w:r>
        <w:tab/>
      </w:r>
      <w:r w:rsidRPr="4CB600D6">
        <w:rPr>
          <w:rFonts w:ascii="Aptos" w:hAnsi="Aptos" w:eastAsia="Aptos" w:cs="Aptos"/>
          <w:i/>
          <w:iCs/>
          <w:color w:val="0E2841" w:themeColor="text2"/>
          <w:sz w:val="18"/>
          <w:szCs w:val="18"/>
        </w:rPr>
        <w:t>Figure 2 Player Spritesheet</w:t>
      </w:r>
    </w:p>
    <w:p w:rsidR="03F9839D" w:rsidP="5AAA954D" w:rsidRDefault="03F9839D" w14:paraId="1F30849C" w14:textId="3B18B9BB">
      <w:pPr>
        <w:spacing w:after="200" w:line="257" w:lineRule="auto"/>
      </w:pPr>
      <w:r w:rsidRPr="4CB600D6">
        <w:rPr>
          <w:rFonts w:ascii="Aptos" w:hAnsi="Aptos" w:eastAsia="Aptos" w:cs="Aptos"/>
          <w:i/>
          <w:iCs/>
          <w:color w:val="0E2841" w:themeColor="text2"/>
          <w:sz w:val="18"/>
          <w:szCs w:val="18"/>
        </w:rPr>
        <w:t xml:space="preserve"> </w:t>
      </w:r>
    </w:p>
    <w:p w:rsidR="03F9839D" w:rsidP="4CB600D6" w:rsidRDefault="03F9839D" w14:paraId="5BC0686D" w14:textId="188544B7">
      <w:pPr>
        <w:spacing w:after="160" w:line="257" w:lineRule="auto"/>
      </w:pPr>
      <w:r w:rsidRPr="4CB600D6">
        <w:rPr>
          <w:rFonts w:ascii="Aptos" w:hAnsi="Aptos" w:eastAsia="Aptos" w:cs="Aptos"/>
          <w:sz w:val="22"/>
          <w:szCs w:val="22"/>
        </w:rPr>
        <w:t xml:space="preserve"> </w:t>
      </w:r>
    </w:p>
    <w:p w:rsidR="03F9839D" w:rsidP="4CB600D6" w:rsidRDefault="03F9839D" w14:paraId="5C7E64B2" w14:textId="4E79D31D">
      <w:pPr>
        <w:spacing w:after="160" w:line="257" w:lineRule="auto"/>
      </w:pPr>
      <w:r w:rsidRPr="4CB600D6">
        <w:rPr>
          <w:rFonts w:ascii="Aptos" w:hAnsi="Aptos" w:eastAsia="Aptos" w:cs="Aptos"/>
          <w:sz w:val="22"/>
          <w:szCs w:val="22"/>
        </w:rPr>
        <w:t xml:space="preserve">              </w:t>
      </w:r>
    </w:p>
    <w:p w:rsidR="03F9839D" w:rsidP="4CB600D6" w:rsidRDefault="03F9839D" w14:paraId="53FC9709" w14:textId="5BF12C68">
      <w:pPr>
        <w:spacing w:after="160" w:line="257" w:lineRule="auto"/>
      </w:pPr>
      <w:r w:rsidRPr="4CB600D6">
        <w:rPr>
          <w:rFonts w:ascii="Aptos" w:hAnsi="Aptos" w:eastAsia="Aptos" w:cs="Aptos"/>
          <w:sz w:val="22"/>
          <w:szCs w:val="22"/>
        </w:rPr>
        <w:t xml:space="preserve"> </w:t>
      </w:r>
    </w:p>
    <w:p w:rsidR="03F9839D" w:rsidP="5AAA954D" w:rsidRDefault="03F9839D" w14:paraId="048DF372" w14:textId="5B4DF26A">
      <w:pPr>
        <w:spacing w:after="200" w:line="257" w:lineRule="auto"/>
      </w:pPr>
      <w:r w:rsidRPr="4CB600D6">
        <w:rPr>
          <w:rFonts w:ascii="Aptos" w:hAnsi="Aptos" w:eastAsia="Aptos" w:cs="Aptos"/>
          <w:i/>
          <w:iCs/>
          <w:color w:val="0E2841" w:themeColor="text2"/>
          <w:sz w:val="18"/>
          <w:szCs w:val="18"/>
        </w:rPr>
        <w:t>Figure 3 Enemy Spritesheet               Figure 4 Objects     Figure 5 Fuse Pickup           Figure 6 Health Pickup</w:t>
      </w:r>
    </w:p>
    <w:p w:rsidR="4CB600D6" w:rsidP="4CB600D6" w:rsidRDefault="4CB600D6" w14:paraId="04467301" w14:textId="229101F4">
      <w:pPr>
        <w:spacing w:after="160" w:line="257" w:lineRule="auto"/>
      </w:pPr>
    </w:p>
    <w:p w:rsidR="03F9839D" w:rsidP="5AAA954D" w:rsidRDefault="03F9839D" w14:paraId="19D74AB5" w14:textId="61A332C1">
      <w:pPr>
        <w:spacing w:after="200" w:line="257" w:lineRule="auto"/>
      </w:pPr>
      <w:r w:rsidRPr="4CB600D6">
        <w:rPr>
          <w:rFonts w:ascii="Aptos" w:hAnsi="Aptos" w:eastAsia="Aptos" w:cs="Aptos"/>
          <w:i/>
          <w:iCs/>
          <w:color w:val="0E2841" w:themeColor="text2"/>
          <w:sz w:val="18"/>
          <w:szCs w:val="18"/>
        </w:rPr>
        <w:t>Figure 7 Ammo Pickup</w:t>
      </w:r>
    </w:p>
    <w:p w:rsidR="03F9839D" w:rsidP="4CB600D6" w:rsidRDefault="03F9839D" w14:paraId="4E12E3E2" w14:textId="1F65E5BB">
      <w:pPr>
        <w:pStyle w:val="Heading2"/>
        <w:spacing w:line="257" w:lineRule="auto"/>
      </w:pPr>
      <w:r w:rsidRPr="4CB600D6">
        <w:rPr>
          <w:rFonts w:ascii="Aptos Display" w:hAnsi="Aptos Display" w:eastAsia="Aptos Display" w:cs="Aptos Display"/>
        </w:rPr>
        <w:t>Abilities</w:t>
      </w:r>
    </w:p>
    <w:p w:rsidR="03F9839D" w:rsidP="4CB600D6" w:rsidRDefault="03F9839D" w14:paraId="76B08F68" w14:textId="405AE9D7">
      <w:pPr>
        <w:spacing w:after="160" w:line="257" w:lineRule="auto"/>
      </w:pPr>
      <w:r w:rsidRPr="4CB600D6">
        <w:rPr>
          <w:rFonts w:ascii="Aptos" w:hAnsi="Aptos" w:eastAsia="Aptos" w:cs="Aptos"/>
          <w:sz w:val="22"/>
          <w:szCs w:val="22"/>
        </w:rPr>
        <w:t>One of the ideas for the game was for each of our four characters to have some sort of special ability depending on who you play as. I created and coded each of the ability classes for each character. Coreys character was supposed to become invulnerable, Matthew invisible, Szymon shoot faster and have infinite ammo, and Zach was supposed to have a melee weapon and more Health. I created a cpp and h class for each of us and an abilities.h class. We did not end up implementing the abilities to the game as we took too long to get the basic characters to work correctly and select between characters.</w:t>
      </w:r>
    </w:p>
    <w:p w:rsidR="4CB600D6" w:rsidP="4CB600D6" w:rsidRDefault="4CB600D6" w14:paraId="3A62D9D5" w14:textId="5A2B78E0">
      <w:pPr>
        <w:spacing w:after="160" w:line="257" w:lineRule="auto"/>
      </w:pPr>
    </w:p>
    <w:p w:rsidR="03F9839D" w:rsidP="5AAA954D" w:rsidRDefault="03F9839D" w14:paraId="36A7818B" w14:textId="73D4586E">
      <w:pPr>
        <w:spacing w:after="200" w:line="257" w:lineRule="auto"/>
      </w:pPr>
      <w:r w:rsidRPr="4CB600D6">
        <w:rPr>
          <w:rFonts w:ascii="Aptos" w:hAnsi="Aptos" w:eastAsia="Aptos" w:cs="Aptos"/>
          <w:i/>
          <w:iCs/>
          <w:color w:val="0E2841" w:themeColor="text2"/>
          <w:sz w:val="18"/>
          <w:szCs w:val="18"/>
        </w:rPr>
        <w:t>Figure 8 Zach Ability cpp</w:t>
      </w:r>
    </w:p>
    <w:p w:rsidR="03F9839D" w:rsidP="4CB600D6" w:rsidRDefault="03F9839D" w14:paraId="6073525E" w14:textId="3700B422">
      <w:pPr>
        <w:pStyle w:val="Heading2"/>
        <w:spacing w:line="257" w:lineRule="auto"/>
      </w:pPr>
      <w:r w:rsidRPr="4CB600D6">
        <w:rPr>
          <w:rFonts w:ascii="Aptos Display" w:hAnsi="Aptos Display" w:eastAsia="Aptos Display" w:cs="Aptos Display"/>
        </w:rPr>
        <w:t>Fixing errors</w:t>
      </w:r>
    </w:p>
    <w:p w:rsidR="03F9839D" w:rsidP="4CB600D6" w:rsidRDefault="03F9839D" w14:paraId="6711B55C" w14:textId="5DD8F1FE">
      <w:pPr>
        <w:spacing w:after="160" w:line="257" w:lineRule="auto"/>
      </w:pPr>
      <w:r w:rsidRPr="4CB600D6">
        <w:rPr>
          <w:rFonts w:ascii="Aptos" w:hAnsi="Aptos" w:eastAsia="Aptos" w:cs="Aptos"/>
          <w:sz w:val="22"/>
          <w:szCs w:val="22"/>
        </w:rPr>
        <w:t>I spent a lot of time fixing errors (mostly caused by myself) such as the errors caused by the addition of the abilities classes which messed up a lot of other code because I was trying to brute force it to work or even compile but I eventually fixed those issues caused by the classes. Another issue occurred when we tried to add new levels but they kept crashing the game. Initially Zach worked on adding the new level files but once the crash occurred, I came around to fix it by editing the level array code to include  the new tiles for the player and enemy to walk and path find on in the playable character class.</w:t>
      </w:r>
    </w:p>
    <w:p w:rsidR="4CB600D6" w:rsidP="4CB600D6" w:rsidRDefault="4CB600D6" w14:paraId="49D49BCE" w14:textId="3D8A780F">
      <w:pPr>
        <w:spacing w:after="160" w:line="257" w:lineRule="auto"/>
      </w:pPr>
    </w:p>
    <w:p w:rsidR="03F9839D" w:rsidP="4CB600D6" w:rsidRDefault="03F9839D" w14:paraId="583CDC13" w14:textId="3A9AF95A">
      <w:pPr>
        <w:pStyle w:val="Heading2"/>
        <w:spacing w:line="257" w:lineRule="auto"/>
      </w:pPr>
      <w:r w:rsidRPr="4CB600D6">
        <w:rPr>
          <w:rFonts w:ascii="Aptos Display" w:hAnsi="Aptos Display" w:eastAsia="Aptos Display" w:cs="Aptos Display"/>
        </w:rPr>
        <w:t>Arms</w:t>
      </w:r>
    </w:p>
    <w:p w:rsidR="03F9839D" w:rsidP="4CB600D6" w:rsidRDefault="03F9839D" w14:paraId="0CF3C545" w14:textId="54C22DDF">
      <w:pPr>
        <w:spacing w:after="160" w:line="257" w:lineRule="auto"/>
      </w:pPr>
      <w:r w:rsidRPr="4CB600D6">
        <w:rPr>
          <w:rFonts w:ascii="Aptos" w:hAnsi="Aptos" w:eastAsia="Aptos" w:cs="Aptos"/>
          <w:sz w:val="22"/>
          <w:szCs w:val="22"/>
        </w:rPr>
        <w:t>Initially, one of the ideas I came up with for the game involved the players to have a secondary sprite attached to them to allow for the arm to rotate. With this, the players arm would rotation with the gun would follow the mouse. Multiple of us in the group tried to get the arm to work but it never did. We ended up scrapping the idea at the end.</w:t>
      </w:r>
    </w:p>
    <w:p w:rsidR="4CB600D6" w:rsidP="4CB600D6" w:rsidRDefault="4CB600D6" w14:paraId="696E3C5D" w14:textId="564E6D58">
      <w:pPr>
        <w:spacing w:after="160" w:line="257" w:lineRule="auto"/>
      </w:pPr>
    </w:p>
    <w:p w:rsidR="03F9839D" w:rsidP="5AAA954D" w:rsidRDefault="03F9839D" w14:paraId="227932D9" w14:textId="61F159F2">
      <w:pPr>
        <w:spacing w:after="200" w:line="257" w:lineRule="auto"/>
      </w:pPr>
      <w:r w:rsidRPr="4CB600D6">
        <w:rPr>
          <w:rFonts w:ascii="Aptos" w:hAnsi="Aptos" w:eastAsia="Aptos" w:cs="Aptos"/>
          <w:i/>
          <w:iCs/>
          <w:color w:val="0E2841" w:themeColor="text2"/>
          <w:sz w:val="18"/>
          <w:szCs w:val="18"/>
        </w:rPr>
        <w:t>Figure 9 player Arm example</w:t>
      </w:r>
    </w:p>
    <w:p w:rsidR="03F9839D" w:rsidP="4CB600D6" w:rsidRDefault="03F9839D" w14:paraId="4C792E2B" w14:textId="7AAD4AC5">
      <w:pPr>
        <w:pStyle w:val="Heading2"/>
        <w:spacing w:line="257" w:lineRule="auto"/>
      </w:pPr>
      <w:r w:rsidRPr="4CB600D6">
        <w:rPr>
          <w:rFonts w:ascii="Aptos Display" w:hAnsi="Aptos Display" w:eastAsia="Aptos Display" w:cs="Aptos Display"/>
        </w:rPr>
        <w:t>Levels</w:t>
      </w:r>
    </w:p>
    <w:p w:rsidR="03F9839D" w:rsidP="4CB600D6" w:rsidRDefault="03F9839D" w14:paraId="0A84489A" w14:textId="516F4DA4">
      <w:pPr>
        <w:spacing w:after="160" w:line="257" w:lineRule="auto"/>
      </w:pPr>
      <w:r w:rsidRPr="4CB600D6">
        <w:rPr>
          <w:rFonts w:ascii="Aptos" w:hAnsi="Aptos" w:eastAsia="Aptos" w:cs="Aptos"/>
          <w:sz w:val="22"/>
          <w:szCs w:val="22"/>
        </w:rPr>
        <w:t xml:space="preserve">For the levels, I created new tiles for the floor to represent a different environment on a different planet. I also created a new file called shuttle.cpp which would serve to hold the sprite for the “Goal” that takes you to the next level. This shuttle would be on each level and once enough fuses are collected per level, the player can get on the shuttle to move on to the next level. </w:t>
      </w:r>
    </w:p>
    <w:p w:rsidR="03F9839D" w:rsidP="5AAA954D" w:rsidRDefault="03F9839D" w14:paraId="757C3B54" w14:textId="2E306B7B">
      <w:pPr>
        <w:spacing w:after="200" w:line="257" w:lineRule="auto"/>
      </w:pPr>
      <w:r w:rsidRPr="4CB600D6">
        <w:rPr>
          <w:rFonts w:ascii="Aptos" w:hAnsi="Aptos" w:eastAsia="Aptos" w:cs="Aptos"/>
          <w:i/>
          <w:iCs/>
          <w:color w:val="0E2841" w:themeColor="text2"/>
          <w:sz w:val="18"/>
          <w:szCs w:val="18"/>
        </w:rPr>
        <w:t>Figure 10 Shuttle</w:t>
      </w:r>
    </w:p>
    <w:p w:rsidR="4CB600D6" w:rsidP="4CB600D6" w:rsidRDefault="4CB600D6" w14:paraId="37728A84" w14:textId="34DD4A53">
      <w:pPr>
        <w:spacing w:after="160" w:line="257" w:lineRule="auto"/>
      </w:pPr>
    </w:p>
    <w:p w:rsidR="03F9839D" w:rsidP="5AAA954D" w:rsidRDefault="03F9839D" w14:paraId="5BEC6723" w14:textId="51A0B4D0">
      <w:pPr>
        <w:spacing w:after="200" w:line="257" w:lineRule="auto"/>
      </w:pPr>
      <w:r w:rsidRPr="4CB600D6">
        <w:rPr>
          <w:rFonts w:ascii="Aptos" w:hAnsi="Aptos" w:eastAsia="Aptos" w:cs="Aptos"/>
          <w:i/>
          <w:iCs/>
          <w:color w:val="0E2841" w:themeColor="text2"/>
          <w:sz w:val="18"/>
          <w:szCs w:val="18"/>
        </w:rPr>
        <w:t>Figure 11 goal code</w:t>
      </w:r>
    </w:p>
    <w:p w:rsidR="03F9839D" w:rsidP="4CB600D6" w:rsidRDefault="03F9839D" w14:paraId="0C9728FD" w14:textId="07C3F308">
      <w:pPr>
        <w:pStyle w:val="Heading1"/>
        <w:spacing w:line="257" w:lineRule="auto"/>
        <w:jc w:val="center"/>
      </w:pPr>
      <w:r w:rsidRPr="4CB600D6">
        <w:rPr>
          <w:rFonts w:ascii="Aptos Display" w:hAnsi="Aptos Display" w:eastAsia="Aptos Display" w:cs="Aptos Display"/>
        </w:rPr>
        <w:t>Conclusion</w:t>
      </w:r>
    </w:p>
    <w:p w:rsidR="03F9839D" w:rsidP="4CB600D6" w:rsidRDefault="03F9839D" w14:paraId="0DC74DC8" w14:textId="3A0B176C">
      <w:pPr>
        <w:spacing w:after="160" w:line="257" w:lineRule="auto"/>
      </w:pPr>
      <w:r w:rsidRPr="4CB600D6">
        <w:rPr>
          <w:rFonts w:ascii="Aptos" w:hAnsi="Aptos" w:eastAsia="Aptos" w:cs="Aptos"/>
          <w:b/>
          <w:bCs/>
          <w:sz w:val="22"/>
          <w:szCs w:val="22"/>
        </w:rPr>
        <w:t xml:space="preserve"> </w:t>
      </w:r>
    </w:p>
    <w:p w:rsidR="03F9839D" w:rsidP="4CB600D6" w:rsidRDefault="03F9839D" w14:paraId="14F8BEDD" w14:textId="6FB3959C">
      <w:pPr>
        <w:spacing w:after="160" w:line="257" w:lineRule="auto"/>
      </w:pPr>
      <w:r w:rsidRPr="4CB600D6">
        <w:rPr>
          <w:rFonts w:ascii="Aptos" w:hAnsi="Aptos" w:eastAsia="Aptos" w:cs="Aptos"/>
          <w:sz w:val="22"/>
          <w:szCs w:val="22"/>
        </w:rPr>
        <w:t>In this project, I contributed significantly by leveraging my creativity, resourcefulness, and technical skills. From generating the initial concept of the game to crafting its visual and mechanical aspects, my work helped shape the project's direction and its key features. I created all the art, including characters, sprites, and environmental elements, and even explored innovative mechanics like a rotating arm for the player, though not all ideas came to fruition.</w:t>
      </w:r>
    </w:p>
    <w:p w:rsidR="03F9839D" w:rsidP="4CB600D6" w:rsidRDefault="03F9839D" w14:paraId="78672228" w14:textId="351E431D">
      <w:pPr>
        <w:spacing w:after="160" w:line="257" w:lineRule="auto"/>
      </w:pPr>
      <w:r w:rsidRPr="4CB600D6">
        <w:rPr>
          <w:rFonts w:ascii="Aptos" w:hAnsi="Aptos" w:eastAsia="Aptos" w:cs="Aptos"/>
          <w:sz w:val="22"/>
          <w:szCs w:val="22"/>
        </w:rPr>
        <w:t>I also played a vital role in debugging and ensuring the game's functionality, particularly when adding new levels or addressing code issues stemming from the abilities classes. While we could not implement all the intended features, such as the abilities system or additional objects due to time constraints, my efforts provided a solid foundation and vision for the game.</w:t>
      </w:r>
    </w:p>
    <w:p w:rsidR="03F9839D" w:rsidP="4CB600D6" w:rsidRDefault="03F9839D" w14:paraId="5DE8C35D" w14:textId="2462F12F">
      <w:pPr>
        <w:spacing w:after="160" w:line="257" w:lineRule="auto"/>
      </w:pPr>
      <w:r w:rsidRPr="4CB600D6">
        <w:rPr>
          <w:rFonts w:ascii="Aptos" w:hAnsi="Aptos" w:eastAsia="Aptos" w:cs="Aptos"/>
          <w:sz w:val="22"/>
          <w:szCs w:val="22"/>
        </w:rPr>
        <w:t>Through this process, I embraced the strengths identified in my Belbin assessment showcasing my ability to generate creative solutions as a "Plant" and resourcefulness as a "Resource Investigator." However, I also recognized areas for improvement, such as better communication and providing more detailed practical plans. Overall, I am proud of my contributions and the collaborative effort that went into bringing this project to life.</w:t>
      </w:r>
    </w:p>
    <w:p w:rsidR="4CB600D6" w:rsidP="5AAA954D" w:rsidRDefault="4CB600D6" w14:paraId="4ECD76C4" w14:textId="1A4C1493">
      <w:pPr>
        <w:spacing w:after="160" w:line="257" w:lineRule="auto"/>
        <w:rPr>
          <w:rFonts w:ascii="Aptos" w:hAnsi="Aptos" w:eastAsia="Aptos" w:cs="Aptos"/>
          <w:sz w:val="22"/>
          <w:szCs w:val="22"/>
        </w:rPr>
      </w:pPr>
    </w:p>
    <w:p w:rsidR="4CB600D6" w:rsidP="4CB600D6" w:rsidRDefault="4CB600D6" w14:paraId="4DA30C7D" w14:textId="5E67195A">
      <w:pPr>
        <w:spacing w:after="160" w:line="257" w:lineRule="auto"/>
        <w:rPr>
          <w:rFonts w:eastAsia="Aptos"/>
        </w:rPr>
      </w:pPr>
    </w:p>
    <w:p w:rsidR="4CB600D6" w:rsidP="4CB600D6" w:rsidRDefault="4CB600D6" w14:paraId="47B762CD" w14:textId="6D28E3FE"/>
    <w:p w:rsidRPr="001566AE" w:rsidR="0042501D" w:rsidP="6B7748DC" w:rsidRDefault="0042501D" w14:paraId="687A9CC0" w14:textId="77777777">
      <w:pPr>
        <w:jc w:val="both"/>
        <w:rPr>
          <w:lang w:val="en-GB"/>
        </w:rPr>
      </w:pPr>
    </w:p>
    <w:p w:rsidR="0042501D" w:rsidP="00F40D42" w:rsidRDefault="59D8C99A" w14:paraId="5C304563" w14:textId="2B33144C">
      <w:pPr>
        <w:pStyle w:val="Heading2"/>
        <w:jc w:val="both"/>
      </w:pPr>
      <w:bookmarkStart w:name="_Toc434332621" w:id="62"/>
      <w:bookmarkStart w:name="_Toc183103008" w:id="63"/>
      <w:r>
        <w:t>Student 4 Reflection</w:t>
      </w:r>
      <w:bookmarkEnd w:id="62"/>
      <w:bookmarkEnd w:id="63"/>
      <w:r w:rsidR="002125D3">
        <w:t xml:space="preserve"> – Corey O’Brien</w:t>
      </w:r>
    </w:p>
    <w:p w:rsidRPr="001566AE" w:rsidR="0042501D" w:rsidP="6497BE55" w:rsidRDefault="2B70C612" w14:paraId="10585A5D" w14:textId="2061ACD4">
      <w:pPr>
        <w:pStyle w:val="Heading2"/>
        <w:rPr>
          <w:rFonts w:ascii="Aptos Display" w:hAnsi="Aptos Display" w:eastAsia="Aptos Display" w:cs="Aptos Display"/>
        </w:rPr>
      </w:pPr>
      <w:r w:rsidRPr="6497BE55">
        <w:rPr>
          <w:rFonts w:ascii="Aptos Display" w:hAnsi="Aptos Display" w:eastAsia="Aptos Display" w:cs="Aptos Display"/>
        </w:rPr>
        <w:t>Introduction</w:t>
      </w:r>
    </w:p>
    <w:p w:rsidRPr="001566AE" w:rsidR="0042501D" w:rsidP="4BFB3A70" w:rsidRDefault="2B70C612" w14:paraId="760471F9" w14:textId="108C541D">
      <w:pPr>
        <w:jc w:val="both"/>
        <w:rPr>
          <w:rFonts w:ascii="Aptos" w:hAnsi="Aptos" w:eastAsia="Aptos" w:cs="Aptos"/>
          <w:color w:val="000000" w:themeColor="text1"/>
          <w:sz w:val="22"/>
          <w:szCs w:val="22"/>
        </w:rPr>
      </w:pPr>
      <w:r w:rsidRPr="6497BE55">
        <w:rPr>
          <w:rFonts w:ascii="Aptos" w:hAnsi="Aptos" w:eastAsia="Aptos" w:cs="Aptos"/>
          <w:color w:val="000000" w:themeColor="text1"/>
          <w:sz w:val="22"/>
          <w:szCs w:val="22"/>
        </w:rPr>
        <w:t>For our group project for our 3</w:t>
      </w:r>
      <w:r w:rsidRPr="6497BE55">
        <w:rPr>
          <w:rFonts w:ascii="Aptos" w:hAnsi="Aptos" w:eastAsia="Aptos" w:cs="Aptos"/>
          <w:color w:val="000000" w:themeColor="text1"/>
          <w:sz w:val="22"/>
          <w:szCs w:val="22"/>
          <w:vertAlign w:val="superscript"/>
        </w:rPr>
        <w:t>rd</w:t>
      </w:r>
      <w:r w:rsidRPr="6497BE55">
        <w:rPr>
          <w:rFonts w:ascii="Aptos" w:hAnsi="Aptos" w:eastAsia="Aptos" w:cs="Aptos"/>
          <w:color w:val="000000" w:themeColor="text1"/>
          <w:sz w:val="22"/>
          <w:szCs w:val="22"/>
        </w:rPr>
        <w:t xml:space="preserve"> year, we were tasked to create a C++, SFML game using the theme for Games Fleadh 2025; “Small World”.  I was put in a group with three of my classmates and we were tasked to complete this assignment together as a team. This reflection will go over how I found working in a group, what I learned about myself, my coding skills, my communication skills, and how I found the assignment overall.</w:t>
      </w:r>
    </w:p>
    <w:p w:rsidR="6497BE55" w:rsidP="6497BE55" w:rsidRDefault="6497BE55" w14:paraId="7331302A" w14:textId="44D154F4">
      <w:pPr>
        <w:jc w:val="both"/>
        <w:rPr>
          <w:rFonts w:ascii="Aptos" w:hAnsi="Aptos" w:eastAsia="Aptos" w:cs="Aptos"/>
          <w:color w:val="000000" w:themeColor="text1"/>
          <w:sz w:val="22"/>
          <w:szCs w:val="22"/>
        </w:rPr>
      </w:pPr>
    </w:p>
    <w:p w:rsidRPr="001566AE" w:rsidR="0042501D" w:rsidP="4BFB3A70" w:rsidRDefault="2B70C612" w14:paraId="58973EE3" w14:textId="043D4469">
      <w:pPr>
        <w:pStyle w:val="Heading2"/>
        <w:jc w:val="both"/>
        <w:rPr>
          <w:rFonts w:ascii="Aptos Display" w:hAnsi="Aptos Display" w:eastAsia="Aptos Display" w:cs="Aptos Display"/>
          <w:lang w:val="en-US"/>
        </w:rPr>
      </w:pPr>
      <w:r w:rsidRPr="4BFB3A70">
        <w:rPr>
          <w:rFonts w:ascii="Aptos Display" w:hAnsi="Aptos Display" w:eastAsia="Aptos Display" w:cs="Aptos Display"/>
        </w:rPr>
        <w:t>Planning and Methodology</w:t>
      </w:r>
    </w:p>
    <w:p w:rsidRPr="001566AE" w:rsidR="0042501D" w:rsidP="4BFB3A70" w:rsidRDefault="2B70C612" w14:paraId="6D635E63" w14:textId="2D249070">
      <w:pPr>
        <w:jc w:val="both"/>
        <w:rPr>
          <w:rFonts w:ascii="Aptos" w:hAnsi="Aptos" w:eastAsia="Aptos" w:cs="Aptos"/>
          <w:color w:val="000000" w:themeColor="text1"/>
          <w:sz w:val="22"/>
          <w:szCs w:val="22"/>
        </w:rPr>
      </w:pPr>
      <w:r w:rsidRPr="4BFB3A70">
        <w:rPr>
          <w:rFonts w:ascii="Aptos" w:hAnsi="Aptos" w:eastAsia="Aptos" w:cs="Aptos"/>
          <w:color w:val="000000" w:themeColor="text1"/>
          <w:sz w:val="22"/>
          <w:szCs w:val="22"/>
        </w:rPr>
        <w:t>Our first task as a group was to plan out what game we would be making. As an individual, the hardest part of my projects is producing an idea I am happy with. This process is a lot easier and more efficient in a group as you can bounce ideas off each other until they meld together to create an idea everyone is happy and excited about. This is exactly how we produced the concept for Cosmic Decay. Everyone suggesting ideas, some serious and some not, and mixing them together to create this group concept.</w:t>
      </w:r>
    </w:p>
    <w:p w:rsidRPr="001566AE" w:rsidR="0042501D" w:rsidP="4BFB3A70" w:rsidRDefault="2B70C612" w14:paraId="2E160908" w14:textId="34B89646">
      <w:pPr>
        <w:jc w:val="both"/>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After creating the concept, we then assigned roles for each other in the team. My roles for this project were Developer and Technical Infrastructural Engineer (TIE). This meant not only was I programming on the project but as the TIE I had to understand a lot about the systems and applications we would be using as well as the responsibility to create the different diagrams such as the User stories which you have seen previously in this document. I also in collaboration with the rest of the group helped to understand the use of GitHub for the project.</w:t>
      </w:r>
    </w:p>
    <w:p w:rsidRPr="001566AE" w:rsidR="0042501D" w:rsidP="4BFB3A70" w:rsidRDefault="0042501D" w14:paraId="1E1635E9" w14:textId="5F96B4FE">
      <w:pPr>
        <w:jc w:val="both"/>
        <w:rPr>
          <w:rFonts w:ascii="Aptos" w:hAnsi="Aptos" w:eastAsia="Aptos" w:cs="Aptos"/>
          <w:color w:val="000000" w:themeColor="text1"/>
          <w:sz w:val="22"/>
          <w:szCs w:val="22"/>
          <w:lang w:val="en-US"/>
        </w:rPr>
      </w:pPr>
    </w:p>
    <w:p w:rsidRPr="001566AE" w:rsidR="0042501D" w:rsidP="4BFB3A70" w:rsidRDefault="2B70C612" w14:paraId="50A82A00" w14:textId="56B8060A">
      <w:pPr>
        <w:pStyle w:val="Heading2"/>
        <w:jc w:val="both"/>
        <w:rPr>
          <w:rFonts w:ascii="Aptos Display" w:hAnsi="Aptos Display" w:eastAsia="Aptos Display" w:cs="Aptos Display"/>
        </w:rPr>
      </w:pPr>
      <w:r w:rsidRPr="4BFB3A70">
        <w:rPr>
          <w:rFonts w:ascii="Aptos Display" w:hAnsi="Aptos Display" w:eastAsia="Aptos Display" w:cs="Aptos Display"/>
        </w:rPr>
        <w:t>Belbin Team Roles Questionnaire</w:t>
      </w:r>
    </w:p>
    <w:p w:rsidRPr="001566AE" w:rsidR="0042501D" w:rsidP="4BFB3A70" w:rsidRDefault="2B70C612" w14:paraId="0E41FA35" w14:textId="65E793A5">
      <w:pPr>
        <w:jc w:val="both"/>
        <w:rPr>
          <w:rFonts w:ascii="Aptos" w:hAnsi="Aptos" w:eastAsia="Aptos" w:cs="Aptos"/>
          <w:color w:val="000000" w:themeColor="text1"/>
          <w:sz w:val="22"/>
          <w:szCs w:val="22"/>
        </w:rPr>
      </w:pPr>
      <w:r w:rsidRPr="4BFB3A70">
        <w:rPr>
          <w:rFonts w:ascii="Aptos" w:hAnsi="Aptos" w:eastAsia="Aptos" w:cs="Aptos"/>
          <w:color w:val="000000" w:themeColor="text1"/>
          <w:sz w:val="22"/>
          <w:szCs w:val="22"/>
        </w:rPr>
        <w:t xml:space="preserve">According to the Belbin Assessment, I am an Implementer. An Implementer is “well organised, enjoy routine and have a practical common-sense and self-discipline.” Although I believe my self-discipline and my organisation could be better, this is an accurate description of my role in my team. I work best when I know what I must do and when I need it done by. The more specific I can get my instructions the better my work will end up being. I also work best in a routine as without it I would have the tendency to leave work until closer to the deadline. </w:t>
      </w:r>
    </w:p>
    <w:p w:rsidRPr="001566AE" w:rsidR="0042501D" w:rsidP="4BFB3A70" w:rsidRDefault="2B70C612" w14:paraId="4CA19842" w14:textId="0A971DAA">
      <w:pPr>
        <w:jc w:val="both"/>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 xml:space="preserve">Belbin also says that “Implementers are useful because of their reliability and capacity for application.” I do believe that I am reliable to get my work done for the team on time and to a good standard. I push myself to try find a solution to any problems that may occur and believe that I put a good effort into the project. </w:t>
      </w:r>
    </w:p>
    <w:p w:rsidRPr="001566AE" w:rsidR="0042501D" w:rsidP="4BFB3A70" w:rsidRDefault="2B70C612" w14:paraId="26BB3691" w14:textId="090DBE2A">
      <w:pPr>
        <w:jc w:val="both"/>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In terms of weaknesses, Belbin defines the Implementer weaknesses as, “Lack of flexibility, resistance to unproven ideas.” I believe I do fall under these weaknesses; I do get a little frustrated when plans get changed especially after I have a full picture of the project in my head. I am reluctant to change plans on the fly when I have begun working on an aspect of the project.</w:t>
      </w:r>
    </w:p>
    <w:p w:rsidRPr="001566AE" w:rsidR="0042501D" w:rsidP="4BFB3A70" w:rsidRDefault="0042501D" w14:paraId="67232998" w14:textId="77EB6998">
      <w:pPr>
        <w:jc w:val="both"/>
        <w:rPr>
          <w:rFonts w:ascii="Aptos" w:hAnsi="Aptos" w:eastAsia="Aptos" w:cs="Aptos"/>
          <w:color w:val="000000" w:themeColor="text1"/>
          <w:sz w:val="22"/>
          <w:szCs w:val="22"/>
          <w:lang w:val="en-US"/>
        </w:rPr>
      </w:pPr>
    </w:p>
    <w:p w:rsidRPr="001566AE" w:rsidR="0042501D" w:rsidP="4BFB3A70" w:rsidRDefault="2B70C612" w14:paraId="71AD7F32" w14:textId="785D6428">
      <w:pPr>
        <w:pStyle w:val="Heading2"/>
        <w:jc w:val="both"/>
        <w:rPr>
          <w:rFonts w:ascii="Aptos Display" w:hAnsi="Aptos Display" w:eastAsia="Aptos Display" w:cs="Aptos Display"/>
          <w:lang w:val="en-US"/>
        </w:rPr>
      </w:pPr>
      <w:r w:rsidRPr="4BFB3A70">
        <w:rPr>
          <w:rFonts w:ascii="Aptos Display" w:hAnsi="Aptos Display" w:eastAsia="Aptos Display" w:cs="Aptos Display"/>
        </w:rPr>
        <w:t>Work Log</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3000"/>
        <w:gridCol w:w="3000"/>
        <w:gridCol w:w="3000"/>
      </w:tblGrid>
      <w:tr w:rsidR="4BFB3A70" w:rsidTr="4BFB3A70" w14:paraId="020AF3BF" w14:textId="77777777">
        <w:trPr>
          <w:trHeight w:val="300"/>
        </w:trPr>
        <w:tc>
          <w:tcPr>
            <w:tcW w:w="3000" w:type="dxa"/>
            <w:tcMar>
              <w:left w:w="105" w:type="dxa"/>
              <w:right w:w="105" w:type="dxa"/>
            </w:tcMar>
          </w:tcPr>
          <w:p w:rsidR="4BFB3A70" w:rsidP="4BFB3A70" w:rsidRDefault="4BFB3A70" w14:paraId="0F87B1AA" w14:textId="78CFEA1C">
            <w:pPr>
              <w:rPr>
                <w:rFonts w:ascii="Aptos" w:hAnsi="Aptos" w:eastAsia="Aptos" w:cs="Aptos"/>
                <w:sz w:val="22"/>
                <w:szCs w:val="22"/>
              </w:rPr>
            </w:pPr>
            <w:r w:rsidRPr="4BFB3A70">
              <w:rPr>
                <w:rFonts w:ascii="Aptos" w:hAnsi="Aptos" w:eastAsia="Aptos" w:cs="Aptos"/>
                <w:sz w:val="22"/>
                <w:szCs w:val="22"/>
              </w:rPr>
              <w:t>Date</w:t>
            </w:r>
          </w:p>
        </w:tc>
        <w:tc>
          <w:tcPr>
            <w:tcW w:w="3000" w:type="dxa"/>
            <w:tcMar>
              <w:left w:w="105" w:type="dxa"/>
              <w:right w:w="105" w:type="dxa"/>
            </w:tcMar>
          </w:tcPr>
          <w:p w:rsidR="4BFB3A70" w:rsidP="4BFB3A70" w:rsidRDefault="4BFB3A70" w14:paraId="660C0AEC" w14:textId="3D9C9103">
            <w:pPr>
              <w:rPr>
                <w:rFonts w:ascii="Aptos" w:hAnsi="Aptos" w:eastAsia="Aptos" w:cs="Aptos"/>
                <w:sz w:val="22"/>
                <w:szCs w:val="22"/>
              </w:rPr>
            </w:pPr>
            <w:r w:rsidRPr="4BFB3A70">
              <w:rPr>
                <w:rFonts w:ascii="Aptos" w:hAnsi="Aptos" w:eastAsia="Aptos" w:cs="Aptos"/>
                <w:sz w:val="22"/>
                <w:szCs w:val="22"/>
              </w:rPr>
              <w:t>Work Completed</w:t>
            </w:r>
          </w:p>
        </w:tc>
        <w:tc>
          <w:tcPr>
            <w:tcW w:w="3000" w:type="dxa"/>
            <w:tcMar>
              <w:left w:w="105" w:type="dxa"/>
              <w:right w:w="105" w:type="dxa"/>
            </w:tcMar>
          </w:tcPr>
          <w:p w:rsidR="4BFB3A70" w:rsidP="4BFB3A70" w:rsidRDefault="4BFB3A70" w14:paraId="704F6143" w14:textId="27F05BA4">
            <w:pPr>
              <w:rPr>
                <w:rFonts w:ascii="Aptos" w:hAnsi="Aptos" w:eastAsia="Aptos" w:cs="Aptos"/>
                <w:sz w:val="22"/>
                <w:szCs w:val="22"/>
              </w:rPr>
            </w:pPr>
            <w:r w:rsidRPr="4BFB3A70">
              <w:rPr>
                <w:rFonts w:ascii="Aptos" w:hAnsi="Aptos" w:eastAsia="Aptos" w:cs="Aptos"/>
                <w:sz w:val="22"/>
                <w:szCs w:val="22"/>
              </w:rPr>
              <w:t>Work to be completed</w:t>
            </w:r>
          </w:p>
        </w:tc>
      </w:tr>
      <w:tr w:rsidR="4BFB3A70" w:rsidTr="4BFB3A70" w14:paraId="084407E5" w14:textId="77777777">
        <w:trPr>
          <w:trHeight w:val="300"/>
        </w:trPr>
        <w:tc>
          <w:tcPr>
            <w:tcW w:w="3000" w:type="dxa"/>
            <w:tcMar>
              <w:left w:w="105" w:type="dxa"/>
              <w:right w:w="105" w:type="dxa"/>
            </w:tcMar>
          </w:tcPr>
          <w:p w:rsidR="4BFB3A70" w:rsidP="4BFB3A70" w:rsidRDefault="4BFB3A70" w14:paraId="0BD30093" w14:textId="2DFED4D9">
            <w:pPr>
              <w:rPr>
                <w:rFonts w:ascii="Aptos" w:hAnsi="Aptos" w:eastAsia="Aptos" w:cs="Aptos"/>
                <w:sz w:val="22"/>
                <w:szCs w:val="22"/>
              </w:rPr>
            </w:pPr>
            <w:r w:rsidRPr="4BFB3A70">
              <w:rPr>
                <w:rFonts w:ascii="Aptos" w:hAnsi="Aptos" w:eastAsia="Aptos" w:cs="Aptos"/>
                <w:sz w:val="22"/>
                <w:szCs w:val="22"/>
              </w:rPr>
              <w:t>09/09/2024</w:t>
            </w:r>
          </w:p>
        </w:tc>
        <w:tc>
          <w:tcPr>
            <w:tcW w:w="3000" w:type="dxa"/>
            <w:tcMar>
              <w:left w:w="105" w:type="dxa"/>
              <w:right w:w="105" w:type="dxa"/>
            </w:tcMar>
          </w:tcPr>
          <w:p w:rsidR="4BFB3A70" w:rsidP="4BFB3A70" w:rsidRDefault="4BFB3A70" w14:paraId="2F714F1C" w14:textId="04CF4889">
            <w:pPr>
              <w:rPr>
                <w:rFonts w:ascii="Aptos" w:hAnsi="Aptos" w:eastAsia="Aptos" w:cs="Aptos"/>
                <w:sz w:val="22"/>
                <w:szCs w:val="22"/>
              </w:rPr>
            </w:pPr>
            <w:r w:rsidRPr="4BFB3A70">
              <w:rPr>
                <w:rFonts w:ascii="Aptos" w:hAnsi="Aptos" w:eastAsia="Aptos" w:cs="Aptos"/>
                <w:sz w:val="22"/>
                <w:szCs w:val="22"/>
              </w:rPr>
              <w:t>Added to Initial Proposal</w:t>
            </w:r>
          </w:p>
        </w:tc>
        <w:tc>
          <w:tcPr>
            <w:tcW w:w="3000" w:type="dxa"/>
            <w:tcMar>
              <w:left w:w="105" w:type="dxa"/>
              <w:right w:w="105" w:type="dxa"/>
            </w:tcMar>
          </w:tcPr>
          <w:p w:rsidR="4BFB3A70" w:rsidP="4BFB3A70" w:rsidRDefault="4BFB3A70" w14:paraId="4A1452D1" w14:textId="62354231">
            <w:pPr>
              <w:rPr>
                <w:rFonts w:ascii="Aptos" w:hAnsi="Aptos" w:eastAsia="Aptos" w:cs="Aptos"/>
                <w:sz w:val="22"/>
                <w:szCs w:val="22"/>
              </w:rPr>
            </w:pPr>
          </w:p>
        </w:tc>
      </w:tr>
      <w:tr w:rsidR="4BFB3A70" w:rsidTr="4BFB3A70" w14:paraId="45F8809F" w14:textId="77777777">
        <w:trPr>
          <w:trHeight w:val="300"/>
        </w:trPr>
        <w:tc>
          <w:tcPr>
            <w:tcW w:w="3000" w:type="dxa"/>
            <w:tcMar>
              <w:left w:w="105" w:type="dxa"/>
              <w:right w:w="105" w:type="dxa"/>
            </w:tcMar>
          </w:tcPr>
          <w:p w:rsidR="4BFB3A70" w:rsidP="4BFB3A70" w:rsidRDefault="4BFB3A70" w14:paraId="21C6D823" w14:textId="383ADCA5">
            <w:pPr>
              <w:rPr>
                <w:rFonts w:ascii="Aptos" w:hAnsi="Aptos" w:eastAsia="Aptos" w:cs="Aptos"/>
                <w:sz w:val="22"/>
                <w:szCs w:val="22"/>
              </w:rPr>
            </w:pPr>
            <w:r w:rsidRPr="4BFB3A70">
              <w:rPr>
                <w:rFonts w:ascii="Aptos" w:hAnsi="Aptos" w:eastAsia="Aptos" w:cs="Aptos"/>
                <w:sz w:val="22"/>
                <w:szCs w:val="22"/>
              </w:rPr>
              <w:t>16/09/20204</w:t>
            </w:r>
          </w:p>
        </w:tc>
        <w:tc>
          <w:tcPr>
            <w:tcW w:w="3000" w:type="dxa"/>
            <w:tcMar>
              <w:left w:w="105" w:type="dxa"/>
              <w:right w:w="105" w:type="dxa"/>
            </w:tcMar>
          </w:tcPr>
          <w:p w:rsidR="4BFB3A70" w:rsidP="4BFB3A70" w:rsidRDefault="4BFB3A70" w14:paraId="63833AFE" w14:textId="1240A066">
            <w:pPr>
              <w:rPr>
                <w:rFonts w:ascii="Aptos" w:hAnsi="Aptos" w:eastAsia="Aptos" w:cs="Aptos"/>
                <w:sz w:val="22"/>
                <w:szCs w:val="22"/>
              </w:rPr>
            </w:pPr>
            <w:r w:rsidRPr="4BFB3A70">
              <w:rPr>
                <w:rFonts w:ascii="Aptos" w:hAnsi="Aptos" w:eastAsia="Aptos" w:cs="Aptos"/>
                <w:sz w:val="22"/>
                <w:szCs w:val="22"/>
              </w:rPr>
              <w:t>Set up Git Repository</w:t>
            </w:r>
          </w:p>
          <w:p w:rsidR="4BFB3A70" w:rsidP="4BFB3A70" w:rsidRDefault="4BFB3A70" w14:paraId="575A627E" w14:textId="1E095DD3">
            <w:pPr>
              <w:rPr>
                <w:rFonts w:ascii="Aptos" w:hAnsi="Aptos" w:eastAsia="Aptos" w:cs="Aptos"/>
                <w:sz w:val="22"/>
                <w:szCs w:val="22"/>
              </w:rPr>
            </w:pPr>
          </w:p>
          <w:p w:rsidR="4BFB3A70" w:rsidP="4BFB3A70" w:rsidRDefault="4BFB3A70" w14:paraId="212078FB" w14:textId="33895411">
            <w:pPr>
              <w:rPr>
                <w:rFonts w:ascii="Aptos" w:hAnsi="Aptos" w:eastAsia="Aptos" w:cs="Aptos"/>
                <w:sz w:val="22"/>
                <w:szCs w:val="22"/>
              </w:rPr>
            </w:pPr>
            <w:r w:rsidRPr="4BFB3A70">
              <w:rPr>
                <w:rFonts w:ascii="Aptos" w:hAnsi="Aptos" w:eastAsia="Aptos" w:cs="Aptos"/>
                <w:sz w:val="22"/>
                <w:szCs w:val="22"/>
              </w:rPr>
              <w:t>Created Initial project and created CosmicDecay.cpp</w:t>
            </w:r>
          </w:p>
        </w:tc>
        <w:tc>
          <w:tcPr>
            <w:tcW w:w="3000" w:type="dxa"/>
            <w:tcMar>
              <w:left w:w="105" w:type="dxa"/>
              <w:right w:w="105" w:type="dxa"/>
            </w:tcMar>
          </w:tcPr>
          <w:p w:rsidR="4BFB3A70" w:rsidP="4BFB3A70" w:rsidRDefault="4BFB3A70" w14:paraId="610C696F" w14:textId="3BD78942">
            <w:pPr>
              <w:rPr>
                <w:rFonts w:ascii="Aptos" w:hAnsi="Aptos" w:eastAsia="Aptos" w:cs="Aptos"/>
                <w:sz w:val="22"/>
                <w:szCs w:val="22"/>
              </w:rPr>
            </w:pPr>
            <w:r w:rsidRPr="4BFB3A70">
              <w:rPr>
                <w:rFonts w:ascii="Aptos" w:hAnsi="Aptos" w:eastAsia="Aptos" w:cs="Aptos"/>
                <w:sz w:val="22"/>
                <w:szCs w:val="22"/>
              </w:rPr>
              <w:t>Create Player header file and Player.cpp</w:t>
            </w:r>
          </w:p>
        </w:tc>
      </w:tr>
      <w:tr w:rsidR="4BFB3A70" w:rsidTr="4BFB3A70" w14:paraId="4E518008" w14:textId="77777777">
        <w:trPr>
          <w:trHeight w:val="300"/>
        </w:trPr>
        <w:tc>
          <w:tcPr>
            <w:tcW w:w="3000" w:type="dxa"/>
            <w:tcMar>
              <w:left w:w="105" w:type="dxa"/>
              <w:right w:w="105" w:type="dxa"/>
            </w:tcMar>
          </w:tcPr>
          <w:p w:rsidR="4BFB3A70" w:rsidP="4BFB3A70" w:rsidRDefault="4BFB3A70" w14:paraId="45EC5550" w14:textId="443943BE">
            <w:pPr>
              <w:rPr>
                <w:rFonts w:ascii="Aptos" w:hAnsi="Aptos" w:eastAsia="Aptos" w:cs="Aptos"/>
                <w:sz w:val="22"/>
                <w:szCs w:val="22"/>
              </w:rPr>
            </w:pPr>
            <w:r w:rsidRPr="4BFB3A70">
              <w:rPr>
                <w:rFonts w:ascii="Aptos" w:hAnsi="Aptos" w:eastAsia="Aptos" w:cs="Aptos"/>
                <w:sz w:val="22"/>
                <w:szCs w:val="22"/>
              </w:rPr>
              <w:t>17/09/2024</w:t>
            </w:r>
          </w:p>
        </w:tc>
        <w:tc>
          <w:tcPr>
            <w:tcW w:w="3000" w:type="dxa"/>
            <w:tcMar>
              <w:left w:w="105" w:type="dxa"/>
              <w:right w:w="105" w:type="dxa"/>
            </w:tcMar>
          </w:tcPr>
          <w:p w:rsidR="4BFB3A70" w:rsidP="4BFB3A70" w:rsidRDefault="4BFB3A70" w14:paraId="79B8D299" w14:textId="3BC55692">
            <w:pPr>
              <w:rPr>
                <w:rFonts w:ascii="Aptos" w:hAnsi="Aptos" w:eastAsia="Aptos" w:cs="Aptos"/>
                <w:sz w:val="22"/>
                <w:szCs w:val="22"/>
              </w:rPr>
            </w:pPr>
            <w:r w:rsidRPr="4BFB3A70">
              <w:rPr>
                <w:rFonts w:ascii="Aptos" w:hAnsi="Aptos" w:eastAsia="Aptos" w:cs="Aptos"/>
                <w:sz w:val="22"/>
                <w:szCs w:val="22"/>
              </w:rPr>
              <w:t>Created empty Player header and Player.cpp files, with basic functions and variables. (to be developed on).</w:t>
            </w:r>
          </w:p>
        </w:tc>
        <w:tc>
          <w:tcPr>
            <w:tcW w:w="3000" w:type="dxa"/>
            <w:tcMar>
              <w:left w:w="105" w:type="dxa"/>
              <w:right w:w="105" w:type="dxa"/>
            </w:tcMar>
          </w:tcPr>
          <w:p w:rsidR="4BFB3A70" w:rsidP="4BFB3A70" w:rsidRDefault="4BFB3A70" w14:paraId="22330CB1" w14:textId="20426180">
            <w:pPr>
              <w:rPr>
                <w:rFonts w:ascii="Aptos" w:hAnsi="Aptos" w:eastAsia="Aptos" w:cs="Aptos"/>
                <w:sz w:val="22"/>
                <w:szCs w:val="22"/>
              </w:rPr>
            </w:pPr>
            <w:r w:rsidRPr="4BFB3A70">
              <w:rPr>
                <w:rFonts w:ascii="Aptos" w:hAnsi="Aptos" w:eastAsia="Aptos" w:cs="Aptos"/>
                <w:sz w:val="22"/>
                <w:szCs w:val="22"/>
              </w:rPr>
              <w:t>Develop on these files with teammates.</w:t>
            </w:r>
          </w:p>
        </w:tc>
      </w:tr>
      <w:tr w:rsidR="4BFB3A70" w:rsidTr="4BFB3A70" w14:paraId="79D752E5" w14:textId="77777777">
        <w:trPr>
          <w:trHeight w:val="300"/>
        </w:trPr>
        <w:tc>
          <w:tcPr>
            <w:tcW w:w="3000" w:type="dxa"/>
            <w:tcMar>
              <w:left w:w="105" w:type="dxa"/>
              <w:right w:w="105" w:type="dxa"/>
            </w:tcMar>
          </w:tcPr>
          <w:p w:rsidR="4BFB3A70" w:rsidP="4BFB3A70" w:rsidRDefault="4BFB3A70" w14:paraId="0EB0C444" w14:textId="234EB3B3">
            <w:pPr>
              <w:rPr>
                <w:rFonts w:ascii="Aptos" w:hAnsi="Aptos" w:eastAsia="Aptos" w:cs="Aptos"/>
                <w:sz w:val="22"/>
                <w:szCs w:val="22"/>
              </w:rPr>
            </w:pPr>
            <w:r w:rsidRPr="4BFB3A70">
              <w:rPr>
                <w:rFonts w:ascii="Aptos" w:hAnsi="Aptos" w:eastAsia="Aptos" w:cs="Aptos"/>
                <w:sz w:val="22"/>
                <w:szCs w:val="22"/>
              </w:rPr>
              <w:t>18/09/2024</w:t>
            </w:r>
          </w:p>
        </w:tc>
        <w:tc>
          <w:tcPr>
            <w:tcW w:w="3000" w:type="dxa"/>
            <w:tcMar>
              <w:left w:w="105" w:type="dxa"/>
              <w:right w:w="105" w:type="dxa"/>
            </w:tcMar>
          </w:tcPr>
          <w:p w:rsidR="4BFB3A70" w:rsidP="4BFB3A70" w:rsidRDefault="4BFB3A70" w14:paraId="1B9DFF60" w14:textId="7E200319">
            <w:pPr>
              <w:rPr>
                <w:rFonts w:ascii="Aptos" w:hAnsi="Aptos" w:eastAsia="Aptos" w:cs="Aptos"/>
                <w:sz w:val="22"/>
                <w:szCs w:val="22"/>
              </w:rPr>
            </w:pPr>
            <w:r w:rsidRPr="4BFB3A70">
              <w:rPr>
                <w:rFonts w:ascii="Aptos" w:hAnsi="Aptos" w:eastAsia="Aptos" w:cs="Aptos"/>
                <w:sz w:val="22"/>
                <w:szCs w:val="22"/>
              </w:rPr>
              <w:t>Helped finish the Initial Proposal with Matthew.</w:t>
            </w:r>
          </w:p>
        </w:tc>
        <w:tc>
          <w:tcPr>
            <w:tcW w:w="3000" w:type="dxa"/>
            <w:tcMar>
              <w:left w:w="105" w:type="dxa"/>
              <w:right w:w="105" w:type="dxa"/>
            </w:tcMar>
          </w:tcPr>
          <w:p w:rsidR="4BFB3A70" w:rsidP="4BFB3A70" w:rsidRDefault="4BFB3A70" w14:paraId="6CF03732" w14:textId="0B17F924">
            <w:pPr>
              <w:rPr>
                <w:rFonts w:ascii="Aptos" w:hAnsi="Aptos" w:eastAsia="Aptos" w:cs="Aptos"/>
                <w:sz w:val="22"/>
                <w:szCs w:val="22"/>
              </w:rPr>
            </w:pPr>
          </w:p>
        </w:tc>
      </w:tr>
      <w:tr w:rsidR="4BFB3A70" w:rsidTr="4BFB3A70" w14:paraId="4457DAE8" w14:textId="77777777">
        <w:trPr>
          <w:trHeight w:val="300"/>
        </w:trPr>
        <w:tc>
          <w:tcPr>
            <w:tcW w:w="3000" w:type="dxa"/>
            <w:tcMar>
              <w:left w:w="105" w:type="dxa"/>
              <w:right w:w="105" w:type="dxa"/>
            </w:tcMar>
          </w:tcPr>
          <w:p w:rsidR="4BFB3A70" w:rsidP="4BFB3A70" w:rsidRDefault="4BFB3A70" w14:paraId="6FEC2EE2" w14:textId="266345ED">
            <w:pPr>
              <w:rPr>
                <w:rFonts w:ascii="Aptos" w:hAnsi="Aptos" w:eastAsia="Aptos" w:cs="Aptos"/>
                <w:sz w:val="22"/>
                <w:szCs w:val="22"/>
              </w:rPr>
            </w:pPr>
            <w:r w:rsidRPr="4BFB3A70">
              <w:rPr>
                <w:rFonts w:ascii="Aptos" w:hAnsi="Aptos" w:eastAsia="Aptos" w:cs="Aptos"/>
                <w:sz w:val="22"/>
                <w:szCs w:val="22"/>
              </w:rPr>
              <w:t>23/09/2024</w:t>
            </w:r>
          </w:p>
        </w:tc>
        <w:tc>
          <w:tcPr>
            <w:tcW w:w="3000" w:type="dxa"/>
            <w:tcMar>
              <w:left w:w="105" w:type="dxa"/>
              <w:right w:w="105" w:type="dxa"/>
            </w:tcMar>
          </w:tcPr>
          <w:p w:rsidR="4BFB3A70" w:rsidP="4BFB3A70" w:rsidRDefault="4BFB3A70" w14:paraId="54559943" w14:textId="49675E42">
            <w:pPr>
              <w:rPr>
                <w:rFonts w:ascii="Aptos" w:hAnsi="Aptos" w:eastAsia="Aptos" w:cs="Aptos"/>
                <w:sz w:val="22"/>
                <w:szCs w:val="22"/>
              </w:rPr>
            </w:pPr>
            <w:r w:rsidRPr="4BFB3A70">
              <w:rPr>
                <w:rFonts w:ascii="Aptos" w:hAnsi="Aptos" w:eastAsia="Aptos" w:cs="Aptos"/>
                <w:sz w:val="22"/>
                <w:szCs w:val="22"/>
              </w:rPr>
              <w:t>Started writing Section 3 for the Technical Proposal</w:t>
            </w:r>
          </w:p>
        </w:tc>
        <w:tc>
          <w:tcPr>
            <w:tcW w:w="3000" w:type="dxa"/>
            <w:tcMar>
              <w:left w:w="105" w:type="dxa"/>
              <w:right w:w="105" w:type="dxa"/>
            </w:tcMar>
          </w:tcPr>
          <w:p w:rsidR="4BFB3A70" w:rsidP="4BFB3A70" w:rsidRDefault="4BFB3A70" w14:paraId="11B5FA3B" w14:textId="13BA8F53">
            <w:pPr>
              <w:rPr>
                <w:rFonts w:ascii="Aptos" w:hAnsi="Aptos" w:eastAsia="Aptos" w:cs="Aptos"/>
                <w:sz w:val="22"/>
                <w:szCs w:val="22"/>
              </w:rPr>
            </w:pPr>
          </w:p>
        </w:tc>
      </w:tr>
      <w:tr w:rsidR="4BFB3A70" w:rsidTr="4BFB3A70" w14:paraId="0B9CFD6D" w14:textId="77777777">
        <w:trPr>
          <w:trHeight w:val="300"/>
        </w:trPr>
        <w:tc>
          <w:tcPr>
            <w:tcW w:w="3000" w:type="dxa"/>
            <w:tcMar>
              <w:left w:w="105" w:type="dxa"/>
              <w:right w:w="105" w:type="dxa"/>
            </w:tcMar>
          </w:tcPr>
          <w:p w:rsidR="4BFB3A70" w:rsidP="4BFB3A70" w:rsidRDefault="4BFB3A70" w14:paraId="22887DE6" w14:textId="33E55C71">
            <w:pPr>
              <w:rPr>
                <w:rFonts w:ascii="Aptos" w:hAnsi="Aptos" w:eastAsia="Aptos" w:cs="Aptos"/>
                <w:sz w:val="22"/>
                <w:szCs w:val="22"/>
              </w:rPr>
            </w:pPr>
            <w:r w:rsidRPr="4BFB3A70">
              <w:rPr>
                <w:rFonts w:ascii="Aptos" w:hAnsi="Aptos" w:eastAsia="Aptos" w:cs="Aptos"/>
                <w:sz w:val="22"/>
                <w:szCs w:val="22"/>
              </w:rPr>
              <w:t>24/09/2024</w:t>
            </w:r>
          </w:p>
        </w:tc>
        <w:tc>
          <w:tcPr>
            <w:tcW w:w="3000" w:type="dxa"/>
            <w:tcMar>
              <w:left w:w="105" w:type="dxa"/>
              <w:right w:w="105" w:type="dxa"/>
            </w:tcMar>
          </w:tcPr>
          <w:p w:rsidR="4BFB3A70" w:rsidP="4BFB3A70" w:rsidRDefault="4BFB3A70" w14:paraId="597BEA63" w14:textId="044ED565">
            <w:pPr>
              <w:rPr>
                <w:rFonts w:ascii="Aptos" w:hAnsi="Aptos" w:eastAsia="Aptos" w:cs="Aptos"/>
                <w:sz w:val="22"/>
                <w:szCs w:val="22"/>
              </w:rPr>
            </w:pPr>
            <w:r w:rsidRPr="4BFB3A70">
              <w:rPr>
                <w:rFonts w:ascii="Aptos" w:hAnsi="Aptos" w:eastAsia="Aptos" w:cs="Aptos"/>
                <w:sz w:val="22"/>
                <w:szCs w:val="22"/>
              </w:rPr>
              <w:t>Created User story diagrams for Section 2.1 in the Technical Proposal.</w:t>
            </w:r>
          </w:p>
        </w:tc>
        <w:tc>
          <w:tcPr>
            <w:tcW w:w="3000" w:type="dxa"/>
            <w:tcMar>
              <w:left w:w="105" w:type="dxa"/>
              <w:right w:w="105" w:type="dxa"/>
            </w:tcMar>
          </w:tcPr>
          <w:p w:rsidR="4BFB3A70" w:rsidP="4BFB3A70" w:rsidRDefault="4BFB3A70" w14:paraId="12EF38D6" w14:textId="6C8CB9B9">
            <w:pPr>
              <w:rPr>
                <w:rFonts w:ascii="Aptos" w:hAnsi="Aptos" w:eastAsia="Aptos" w:cs="Aptos"/>
                <w:sz w:val="22"/>
                <w:szCs w:val="22"/>
              </w:rPr>
            </w:pPr>
          </w:p>
        </w:tc>
      </w:tr>
      <w:tr w:rsidR="4BFB3A70" w:rsidTr="4BFB3A70" w14:paraId="031FFC9A" w14:textId="77777777">
        <w:trPr>
          <w:trHeight w:val="300"/>
        </w:trPr>
        <w:tc>
          <w:tcPr>
            <w:tcW w:w="3000" w:type="dxa"/>
            <w:tcMar>
              <w:left w:w="105" w:type="dxa"/>
              <w:right w:w="105" w:type="dxa"/>
            </w:tcMar>
          </w:tcPr>
          <w:p w:rsidR="4BFB3A70" w:rsidP="4BFB3A70" w:rsidRDefault="4BFB3A70" w14:paraId="32A20B35" w14:textId="0933518E">
            <w:pPr>
              <w:rPr>
                <w:rFonts w:ascii="Aptos" w:hAnsi="Aptos" w:eastAsia="Aptos" w:cs="Aptos"/>
                <w:sz w:val="22"/>
                <w:szCs w:val="22"/>
              </w:rPr>
            </w:pPr>
            <w:r w:rsidRPr="4BFB3A70">
              <w:rPr>
                <w:rFonts w:ascii="Aptos" w:hAnsi="Aptos" w:eastAsia="Aptos" w:cs="Aptos"/>
                <w:sz w:val="22"/>
                <w:szCs w:val="22"/>
              </w:rPr>
              <w:t>25/09/2024</w:t>
            </w:r>
          </w:p>
        </w:tc>
        <w:tc>
          <w:tcPr>
            <w:tcW w:w="3000" w:type="dxa"/>
            <w:tcMar>
              <w:left w:w="105" w:type="dxa"/>
              <w:right w:w="105" w:type="dxa"/>
            </w:tcMar>
          </w:tcPr>
          <w:p w:rsidR="4BFB3A70" w:rsidP="4BFB3A70" w:rsidRDefault="4BFB3A70" w14:paraId="5A467B0E" w14:textId="473632B9">
            <w:pPr>
              <w:rPr>
                <w:rFonts w:ascii="Aptos" w:hAnsi="Aptos" w:eastAsia="Aptos" w:cs="Aptos"/>
                <w:sz w:val="22"/>
                <w:szCs w:val="22"/>
              </w:rPr>
            </w:pPr>
            <w:r w:rsidRPr="4BFB3A70">
              <w:rPr>
                <w:rFonts w:ascii="Aptos" w:hAnsi="Aptos" w:eastAsia="Aptos" w:cs="Aptos"/>
                <w:sz w:val="22"/>
                <w:szCs w:val="22"/>
              </w:rPr>
              <w:t>Made final changes to Technical Proposal.</w:t>
            </w:r>
          </w:p>
        </w:tc>
        <w:tc>
          <w:tcPr>
            <w:tcW w:w="3000" w:type="dxa"/>
            <w:tcMar>
              <w:left w:w="105" w:type="dxa"/>
              <w:right w:w="105" w:type="dxa"/>
            </w:tcMar>
          </w:tcPr>
          <w:p w:rsidR="4BFB3A70" w:rsidP="4BFB3A70" w:rsidRDefault="4BFB3A70" w14:paraId="5964AAB5" w14:textId="0536FC62">
            <w:pPr>
              <w:rPr>
                <w:rFonts w:ascii="Aptos" w:hAnsi="Aptos" w:eastAsia="Aptos" w:cs="Aptos"/>
                <w:sz w:val="22"/>
                <w:szCs w:val="22"/>
              </w:rPr>
            </w:pPr>
          </w:p>
        </w:tc>
      </w:tr>
      <w:tr w:rsidR="4BFB3A70" w:rsidTr="4BFB3A70" w14:paraId="2444805A" w14:textId="77777777">
        <w:trPr>
          <w:trHeight w:val="300"/>
        </w:trPr>
        <w:tc>
          <w:tcPr>
            <w:tcW w:w="3000" w:type="dxa"/>
            <w:tcMar>
              <w:left w:w="105" w:type="dxa"/>
              <w:right w:w="105" w:type="dxa"/>
            </w:tcMar>
          </w:tcPr>
          <w:p w:rsidR="4BFB3A70" w:rsidP="4BFB3A70" w:rsidRDefault="4BFB3A70" w14:paraId="62F1E04F" w14:textId="5DA3DD5F">
            <w:pPr>
              <w:rPr>
                <w:rFonts w:ascii="Aptos" w:hAnsi="Aptos" w:eastAsia="Aptos" w:cs="Aptos"/>
                <w:sz w:val="22"/>
                <w:szCs w:val="22"/>
              </w:rPr>
            </w:pPr>
            <w:r w:rsidRPr="4BFB3A70">
              <w:rPr>
                <w:rFonts w:ascii="Aptos" w:hAnsi="Aptos" w:eastAsia="Aptos" w:cs="Aptos"/>
                <w:sz w:val="22"/>
                <w:szCs w:val="22"/>
              </w:rPr>
              <w:t>04/10/2024</w:t>
            </w:r>
          </w:p>
        </w:tc>
        <w:tc>
          <w:tcPr>
            <w:tcW w:w="3000" w:type="dxa"/>
            <w:tcMar>
              <w:left w:w="105" w:type="dxa"/>
              <w:right w:w="105" w:type="dxa"/>
            </w:tcMar>
          </w:tcPr>
          <w:p w:rsidR="4BFB3A70" w:rsidP="4BFB3A70" w:rsidRDefault="4BFB3A70" w14:paraId="10D1B88D" w14:textId="115FE697">
            <w:pPr>
              <w:rPr>
                <w:rFonts w:ascii="Aptos" w:hAnsi="Aptos" w:eastAsia="Aptos" w:cs="Aptos"/>
                <w:sz w:val="22"/>
                <w:szCs w:val="22"/>
              </w:rPr>
            </w:pPr>
            <w:r w:rsidRPr="4BFB3A70">
              <w:rPr>
                <w:rFonts w:ascii="Aptos" w:hAnsi="Aptos" w:eastAsia="Aptos" w:cs="Aptos"/>
                <w:sz w:val="22"/>
                <w:szCs w:val="22"/>
              </w:rPr>
              <w:t>Co-Created Project Presentation</w:t>
            </w:r>
          </w:p>
        </w:tc>
        <w:tc>
          <w:tcPr>
            <w:tcW w:w="3000" w:type="dxa"/>
            <w:tcMar>
              <w:left w:w="105" w:type="dxa"/>
              <w:right w:w="105" w:type="dxa"/>
            </w:tcMar>
          </w:tcPr>
          <w:p w:rsidR="4BFB3A70" w:rsidP="4BFB3A70" w:rsidRDefault="4BFB3A70" w14:paraId="68E53B82" w14:textId="30AD2C59">
            <w:pPr>
              <w:rPr>
                <w:rFonts w:ascii="Aptos" w:hAnsi="Aptos" w:eastAsia="Aptos" w:cs="Aptos"/>
                <w:sz w:val="22"/>
                <w:szCs w:val="22"/>
              </w:rPr>
            </w:pPr>
          </w:p>
        </w:tc>
      </w:tr>
      <w:tr w:rsidR="4BFB3A70" w:rsidTr="4BFB3A70" w14:paraId="0C883F58" w14:textId="77777777">
        <w:trPr>
          <w:trHeight w:val="300"/>
        </w:trPr>
        <w:tc>
          <w:tcPr>
            <w:tcW w:w="3000" w:type="dxa"/>
            <w:tcMar>
              <w:left w:w="105" w:type="dxa"/>
              <w:right w:w="105" w:type="dxa"/>
            </w:tcMar>
          </w:tcPr>
          <w:p w:rsidR="4BFB3A70" w:rsidP="4BFB3A70" w:rsidRDefault="4BFB3A70" w14:paraId="2A6C6E3C" w14:textId="2A78463A">
            <w:pPr>
              <w:rPr>
                <w:rFonts w:ascii="Aptos" w:hAnsi="Aptos" w:eastAsia="Aptos" w:cs="Aptos"/>
                <w:sz w:val="22"/>
                <w:szCs w:val="22"/>
              </w:rPr>
            </w:pPr>
            <w:r w:rsidRPr="4BFB3A70">
              <w:rPr>
                <w:rFonts w:ascii="Aptos" w:hAnsi="Aptos" w:eastAsia="Aptos" w:cs="Aptos"/>
                <w:sz w:val="22"/>
                <w:szCs w:val="22"/>
              </w:rPr>
              <w:t>07/10/2024</w:t>
            </w:r>
          </w:p>
        </w:tc>
        <w:tc>
          <w:tcPr>
            <w:tcW w:w="3000" w:type="dxa"/>
            <w:tcMar>
              <w:left w:w="105" w:type="dxa"/>
              <w:right w:w="105" w:type="dxa"/>
            </w:tcMar>
          </w:tcPr>
          <w:p w:rsidR="4BFB3A70" w:rsidP="4BFB3A70" w:rsidRDefault="4BFB3A70" w14:paraId="26FFEAB5" w14:textId="26467D22">
            <w:pPr>
              <w:rPr>
                <w:rFonts w:ascii="Aptos" w:hAnsi="Aptos" w:eastAsia="Aptos" w:cs="Aptos"/>
                <w:sz w:val="22"/>
                <w:szCs w:val="22"/>
              </w:rPr>
            </w:pPr>
            <w:r w:rsidRPr="4BFB3A70">
              <w:rPr>
                <w:rFonts w:ascii="Aptos" w:hAnsi="Aptos" w:eastAsia="Aptos" w:cs="Aptos"/>
                <w:sz w:val="22"/>
                <w:szCs w:val="22"/>
              </w:rPr>
              <w:t>Started coding for Bullet and Engine.</w:t>
            </w:r>
          </w:p>
        </w:tc>
        <w:tc>
          <w:tcPr>
            <w:tcW w:w="3000" w:type="dxa"/>
            <w:tcMar>
              <w:left w:w="105" w:type="dxa"/>
              <w:right w:w="105" w:type="dxa"/>
            </w:tcMar>
          </w:tcPr>
          <w:p w:rsidR="4BFB3A70" w:rsidP="4BFB3A70" w:rsidRDefault="4BFB3A70" w14:paraId="05351818" w14:textId="6EC442DD">
            <w:pPr>
              <w:rPr>
                <w:rFonts w:ascii="Aptos" w:hAnsi="Aptos" w:eastAsia="Aptos" w:cs="Aptos"/>
                <w:sz w:val="22"/>
                <w:szCs w:val="22"/>
              </w:rPr>
            </w:pPr>
          </w:p>
        </w:tc>
      </w:tr>
      <w:tr w:rsidR="4BFB3A70" w:rsidTr="4BFB3A70" w14:paraId="6CE50388" w14:textId="77777777">
        <w:trPr>
          <w:trHeight w:val="300"/>
        </w:trPr>
        <w:tc>
          <w:tcPr>
            <w:tcW w:w="3000" w:type="dxa"/>
            <w:tcMar>
              <w:left w:w="105" w:type="dxa"/>
              <w:right w:w="105" w:type="dxa"/>
            </w:tcMar>
          </w:tcPr>
          <w:p w:rsidR="4BFB3A70" w:rsidP="4BFB3A70" w:rsidRDefault="4BFB3A70" w14:paraId="38A0C73F" w14:textId="7CBE667D">
            <w:pPr>
              <w:rPr>
                <w:rFonts w:ascii="Aptos" w:hAnsi="Aptos" w:eastAsia="Aptos" w:cs="Aptos"/>
                <w:sz w:val="22"/>
                <w:szCs w:val="22"/>
              </w:rPr>
            </w:pPr>
            <w:r w:rsidRPr="4BFB3A70">
              <w:rPr>
                <w:rFonts w:ascii="Aptos" w:hAnsi="Aptos" w:eastAsia="Aptos" w:cs="Aptos"/>
                <w:sz w:val="22"/>
                <w:szCs w:val="22"/>
              </w:rPr>
              <w:t>08/10/2024</w:t>
            </w:r>
          </w:p>
        </w:tc>
        <w:tc>
          <w:tcPr>
            <w:tcW w:w="3000" w:type="dxa"/>
            <w:tcMar>
              <w:left w:w="105" w:type="dxa"/>
              <w:right w:w="105" w:type="dxa"/>
            </w:tcMar>
          </w:tcPr>
          <w:p w:rsidR="4BFB3A70" w:rsidP="4BFB3A70" w:rsidRDefault="4BFB3A70" w14:paraId="7FD32EC0" w14:textId="18E40B17">
            <w:pPr>
              <w:rPr>
                <w:rFonts w:ascii="Aptos" w:hAnsi="Aptos" w:eastAsia="Aptos" w:cs="Aptos"/>
                <w:sz w:val="22"/>
                <w:szCs w:val="22"/>
              </w:rPr>
            </w:pPr>
            <w:r w:rsidRPr="4BFB3A70">
              <w:rPr>
                <w:rFonts w:ascii="Aptos" w:hAnsi="Aptos" w:eastAsia="Aptos" w:cs="Aptos"/>
                <w:sz w:val="22"/>
                <w:szCs w:val="22"/>
              </w:rPr>
              <w:t>Finished code for Bullet and more development of the Engine class.</w:t>
            </w:r>
          </w:p>
        </w:tc>
        <w:tc>
          <w:tcPr>
            <w:tcW w:w="3000" w:type="dxa"/>
            <w:tcMar>
              <w:left w:w="105" w:type="dxa"/>
              <w:right w:w="105" w:type="dxa"/>
            </w:tcMar>
          </w:tcPr>
          <w:p w:rsidR="4BFB3A70" w:rsidP="4BFB3A70" w:rsidRDefault="4BFB3A70" w14:paraId="0DEC4653" w14:textId="14E71ADE">
            <w:pPr>
              <w:rPr>
                <w:rFonts w:ascii="Aptos" w:hAnsi="Aptos" w:eastAsia="Aptos" w:cs="Aptos"/>
                <w:sz w:val="22"/>
                <w:szCs w:val="22"/>
              </w:rPr>
            </w:pPr>
            <w:r w:rsidRPr="4BFB3A70">
              <w:rPr>
                <w:rFonts w:ascii="Aptos" w:hAnsi="Aptos" w:eastAsia="Aptos" w:cs="Aptos"/>
                <w:sz w:val="22"/>
                <w:szCs w:val="22"/>
              </w:rPr>
              <w:t>Have the player shoot a bullet and have the bullet collide with enemies.</w:t>
            </w:r>
          </w:p>
        </w:tc>
      </w:tr>
      <w:tr w:rsidR="4BFB3A70" w:rsidTr="4BFB3A70" w14:paraId="008188C2" w14:textId="77777777">
        <w:trPr>
          <w:trHeight w:val="300"/>
        </w:trPr>
        <w:tc>
          <w:tcPr>
            <w:tcW w:w="3000" w:type="dxa"/>
            <w:tcMar>
              <w:left w:w="105" w:type="dxa"/>
              <w:right w:w="105" w:type="dxa"/>
            </w:tcMar>
          </w:tcPr>
          <w:p w:rsidR="4BFB3A70" w:rsidP="4BFB3A70" w:rsidRDefault="4BFB3A70" w14:paraId="684F2F4F" w14:textId="7BD5B4E6">
            <w:pPr>
              <w:rPr>
                <w:rFonts w:ascii="Aptos" w:hAnsi="Aptos" w:eastAsia="Aptos" w:cs="Aptos"/>
                <w:sz w:val="22"/>
                <w:szCs w:val="22"/>
              </w:rPr>
            </w:pPr>
            <w:r w:rsidRPr="4BFB3A70">
              <w:rPr>
                <w:rFonts w:ascii="Aptos" w:hAnsi="Aptos" w:eastAsia="Aptos" w:cs="Aptos"/>
                <w:sz w:val="22"/>
                <w:szCs w:val="22"/>
              </w:rPr>
              <w:t>14/10/2024</w:t>
            </w:r>
          </w:p>
        </w:tc>
        <w:tc>
          <w:tcPr>
            <w:tcW w:w="3000" w:type="dxa"/>
            <w:tcMar>
              <w:left w:w="105" w:type="dxa"/>
              <w:right w:w="105" w:type="dxa"/>
            </w:tcMar>
          </w:tcPr>
          <w:p w:rsidR="4BFB3A70" w:rsidP="4BFB3A70" w:rsidRDefault="4BFB3A70" w14:paraId="0749B4AE" w14:textId="46DEFC7B">
            <w:pPr>
              <w:rPr>
                <w:rFonts w:ascii="Aptos" w:hAnsi="Aptos" w:eastAsia="Aptos" w:cs="Aptos"/>
                <w:sz w:val="22"/>
                <w:szCs w:val="22"/>
              </w:rPr>
            </w:pPr>
            <w:r w:rsidRPr="4BFB3A70">
              <w:rPr>
                <w:rFonts w:ascii="Aptos" w:hAnsi="Aptos" w:eastAsia="Aptos" w:cs="Aptos"/>
                <w:sz w:val="22"/>
                <w:szCs w:val="22"/>
              </w:rPr>
              <w:t>Input class and a temporary background created</w:t>
            </w:r>
          </w:p>
        </w:tc>
        <w:tc>
          <w:tcPr>
            <w:tcW w:w="3000" w:type="dxa"/>
            <w:tcMar>
              <w:left w:w="105" w:type="dxa"/>
              <w:right w:w="105" w:type="dxa"/>
            </w:tcMar>
          </w:tcPr>
          <w:p w:rsidR="4BFB3A70" w:rsidP="4BFB3A70" w:rsidRDefault="4BFB3A70" w14:paraId="048C4327" w14:textId="7720C4DD">
            <w:pPr>
              <w:rPr>
                <w:rFonts w:ascii="Aptos" w:hAnsi="Aptos" w:eastAsia="Aptos" w:cs="Aptos"/>
                <w:sz w:val="22"/>
                <w:szCs w:val="22"/>
              </w:rPr>
            </w:pPr>
            <w:r w:rsidRPr="4BFB3A70">
              <w:rPr>
                <w:rFonts w:ascii="Aptos" w:hAnsi="Aptos" w:eastAsia="Aptos" w:cs="Aptos"/>
                <w:sz w:val="22"/>
                <w:szCs w:val="22"/>
              </w:rPr>
              <w:t>Develop the input handler more.</w:t>
            </w:r>
          </w:p>
        </w:tc>
      </w:tr>
      <w:tr w:rsidR="4BFB3A70" w:rsidTr="4BFB3A70" w14:paraId="4B5CFE4E" w14:textId="77777777">
        <w:trPr>
          <w:trHeight w:val="300"/>
        </w:trPr>
        <w:tc>
          <w:tcPr>
            <w:tcW w:w="3000" w:type="dxa"/>
            <w:tcMar>
              <w:left w:w="105" w:type="dxa"/>
              <w:right w:w="105" w:type="dxa"/>
            </w:tcMar>
          </w:tcPr>
          <w:p w:rsidR="4BFB3A70" w:rsidP="4BFB3A70" w:rsidRDefault="4BFB3A70" w14:paraId="11686395" w14:textId="5AF977C6">
            <w:pPr>
              <w:rPr>
                <w:rFonts w:ascii="Aptos" w:hAnsi="Aptos" w:eastAsia="Aptos" w:cs="Aptos"/>
                <w:sz w:val="22"/>
                <w:szCs w:val="22"/>
              </w:rPr>
            </w:pPr>
            <w:r w:rsidRPr="4BFB3A70">
              <w:rPr>
                <w:rFonts w:ascii="Aptos" w:hAnsi="Aptos" w:eastAsia="Aptos" w:cs="Aptos"/>
                <w:sz w:val="22"/>
                <w:szCs w:val="22"/>
              </w:rPr>
              <w:t>29/10/2024</w:t>
            </w:r>
          </w:p>
        </w:tc>
        <w:tc>
          <w:tcPr>
            <w:tcW w:w="3000" w:type="dxa"/>
            <w:tcMar>
              <w:left w:w="105" w:type="dxa"/>
              <w:right w:w="105" w:type="dxa"/>
            </w:tcMar>
          </w:tcPr>
          <w:p w:rsidR="4BFB3A70" w:rsidP="4BFB3A70" w:rsidRDefault="4BFB3A70" w14:paraId="06EC58A5" w14:textId="59D4ACCC">
            <w:pPr>
              <w:rPr>
                <w:rFonts w:ascii="Aptos" w:hAnsi="Aptos" w:eastAsia="Aptos" w:cs="Aptos"/>
                <w:sz w:val="22"/>
                <w:szCs w:val="22"/>
              </w:rPr>
            </w:pPr>
            <w:r w:rsidRPr="4BFB3A70">
              <w:rPr>
                <w:rFonts w:ascii="Aptos" w:hAnsi="Aptos" w:eastAsia="Aptos" w:cs="Aptos"/>
                <w:sz w:val="22"/>
                <w:szCs w:val="22"/>
              </w:rPr>
              <w:t>Finished code for Bullet and smoothed out the player and enemy animations</w:t>
            </w:r>
          </w:p>
        </w:tc>
        <w:tc>
          <w:tcPr>
            <w:tcW w:w="3000" w:type="dxa"/>
            <w:tcMar>
              <w:left w:w="105" w:type="dxa"/>
              <w:right w:w="105" w:type="dxa"/>
            </w:tcMar>
          </w:tcPr>
          <w:p w:rsidR="4BFB3A70" w:rsidP="4BFB3A70" w:rsidRDefault="4BFB3A70" w14:paraId="1283C8D7" w14:textId="17B02A0A">
            <w:pPr>
              <w:rPr>
                <w:rFonts w:ascii="Aptos" w:hAnsi="Aptos" w:eastAsia="Aptos" w:cs="Aptos"/>
                <w:sz w:val="22"/>
                <w:szCs w:val="22"/>
              </w:rPr>
            </w:pPr>
          </w:p>
        </w:tc>
      </w:tr>
      <w:tr w:rsidR="4BFB3A70" w:rsidTr="4BFB3A70" w14:paraId="6F3B3749" w14:textId="77777777">
        <w:trPr>
          <w:trHeight w:val="300"/>
        </w:trPr>
        <w:tc>
          <w:tcPr>
            <w:tcW w:w="3000" w:type="dxa"/>
            <w:tcMar>
              <w:left w:w="105" w:type="dxa"/>
              <w:right w:w="105" w:type="dxa"/>
            </w:tcMar>
          </w:tcPr>
          <w:p w:rsidR="4BFB3A70" w:rsidP="4BFB3A70" w:rsidRDefault="4BFB3A70" w14:paraId="6DDFA015" w14:textId="454BD9EA">
            <w:pPr>
              <w:rPr>
                <w:rFonts w:ascii="Aptos" w:hAnsi="Aptos" w:eastAsia="Aptos" w:cs="Aptos"/>
                <w:sz w:val="22"/>
                <w:szCs w:val="22"/>
              </w:rPr>
            </w:pPr>
            <w:r w:rsidRPr="4BFB3A70">
              <w:rPr>
                <w:rFonts w:ascii="Aptos" w:hAnsi="Aptos" w:eastAsia="Aptos" w:cs="Aptos"/>
                <w:sz w:val="22"/>
                <w:szCs w:val="22"/>
              </w:rPr>
              <w:t>30/10/2024</w:t>
            </w:r>
          </w:p>
        </w:tc>
        <w:tc>
          <w:tcPr>
            <w:tcW w:w="3000" w:type="dxa"/>
            <w:tcMar>
              <w:left w:w="105" w:type="dxa"/>
              <w:right w:w="105" w:type="dxa"/>
            </w:tcMar>
          </w:tcPr>
          <w:p w:rsidR="4BFB3A70" w:rsidP="4BFB3A70" w:rsidRDefault="4BFB3A70" w14:paraId="7EC8275C" w14:textId="163991C7">
            <w:pPr>
              <w:rPr>
                <w:rFonts w:ascii="Aptos" w:hAnsi="Aptos" w:eastAsia="Aptos" w:cs="Aptos"/>
                <w:sz w:val="22"/>
                <w:szCs w:val="22"/>
              </w:rPr>
            </w:pPr>
            <w:r w:rsidRPr="4BFB3A70">
              <w:rPr>
                <w:rFonts w:ascii="Aptos" w:hAnsi="Aptos" w:eastAsia="Aptos" w:cs="Aptos"/>
                <w:sz w:val="22"/>
                <w:szCs w:val="22"/>
              </w:rPr>
              <w:t>The player shoots a bullet and displays a crosshair for aiming</w:t>
            </w:r>
          </w:p>
        </w:tc>
        <w:tc>
          <w:tcPr>
            <w:tcW w:w="3000" w:type="dxa"/>
            <w:tcMar>
              <w:left w:w="105" w:type="dxa"/>
              <w:right w:w="105" w:type="dxa"/>
            </w:tcMar>
          </w:tcPr>
          <w:p w:rsidR="4BFB3A70" w:rsidP="4BFB3A70" w:rsidRDefault="4BFB3A70" w14:paraId="0D8B5297" w14:textId="7FFE62B7">
            <w:pPr>
              <w:rPr>
                <w:rFonts w:ascii="Aptos" w:hAnsi="Aptos" w:eastAsia="Aptos" w:cs="Aptos"/>
                <w:sz w:val="22"/>
                <w:szCs w:val="22"/>
              </w:rPr>
            </w:pPr>
          </w:p>
        </w:tc>
      </w:tr>
      <w:tr w:rsidR="4BFB3A70" w:rsidTr="4BFB3A70" w14:paraId="3319F12F" w14:textId="77777777">
        <w:trPr>
          <w:trHeight w:val="300"/>
        </w:trPr>
        <w:tc>
          <w:tcPr>
            <w:tcW w:w="3000" w:type="dxa"/>
            <w:tcMar>
              <w:left w:w="105" w:type="dxa"/>
              <w:right w:w="105" w:type="dxa"/>
            </w:tcMar>
          </w:tcPr>
          <w:p w:rsidR="4BFB3A70" w:rsidP="4BFB3A70" w:rsidRDefault="4BFB3A70" w14:paraId="6F660516" w14:textId="227F49B9">
            <w:pPr>
              <w:rPr>
                <w:rFonts w:ascii="Aptos" w:hAnsi="Aptos" w:eastAsia="Aptos" w:cs="Aptos"/>
                <w:sz w:val="22"/>
                <w:szCs w:val="22"/>
              </w:rPr>
            </w:pPr>
            <w:r w:rsidRPr="4BFB3A70">
              <w:rPr>
                <w:rFonts w:ascii="Aptos" w:hAnsi="Aptos" w:eastAsia="Aptos" w:cs="Aptos"/>
                <w:sz w:val="22"/>
                <w:szCs w:val="22"/>
              </w:rPr>
              <w:t>31/10/2024</w:t>
            </w:r>
          </w:p>
        </w:tc>
        <w:tc>
          <w:tcPr>
            <w:tcW w:w="3000" w:type="dxa"/>
            <w:tcMar>
              <w:left w:w="105" w:type="dxa"/>
              <w:right w:w="105" w:type="dxa"/>
            </w:tcMar>
          </w:tcPr>
          <w:p w:rsidR="4BFB3A70" w:rsidP="4BFB3A70" w:rsidRDefault="4BFB3A70" w14:paraId="4138AF22" w14:textId="2F725527">
            <w:pPr>
              <w:rPr>
                <w:rFonts w:ascii="Aptos" w:hAnsi="Aptos" w:eastAsia="Aptos" w:cs="Aptos"/>
                <w:sz w:val="22"/>
                <w:szCs w:val="22"/>
              </w:rPr>
            </w:pPr>
            <w:r w:rsidRPr="4BFB3A70">
              <w:rPr>
                <w:rFonts w:ascii="Aptos" w:hAnsi="Aptos" w:eastAsia="Aptos" w:cs="Aptos"/>
                <w:sz w:val="22"/>
                <w:szCs w:val="22"/>
              </w:rPr>
              <w:t>Created cooldown for pickup collisions</w:t>
            </w:r>
          </w:p>
        </w:tc>
        <w:tc>
          <w:tcPr>
            <w:tcW w:w="3000" w:type="dxa"/>
            <w:tcMar>
              <w:left w:w="105" w:type="dxa"/>
              <w:right w:w="105" w:type="dxa"/>
            </w:tcMar>
          </w:tcPr>
          <w:p w:rsidR="4BFB3A70" w:rsidP="4BFB3A70" w:rsidRDefault="4BFB3A70" w14:paraId="0B356AE9" w14:textId="0BB706AF">
            <w:pPr>
              <w:rPr>
                <w:rFonts w:ascii="Aptos" w:hAnsi="Aptos" w:eastAsia="Aptos" w:cs="Aptos"/>
                <w:sz w:val="22"/>
                <w:szCs w:val="22"/>
              </w:rPr>
            </w:pPr>
          </w:p>
        </w:tc>
      </w:tr>
      <w:tr w:rsidR="4BFB3A70" w:rsidTr="4BFB3A70" w14:paraId="3E6BA6C5" w14:textId="77777777">
        <w:trPr>
          <w:trHeight w:val="300"/>
        </w:trPr>
        <w:tc>
          <w:tcPr>
            <w:tcW w:w="3000" w:type="dxa"/>
            <w:tcMar>
              <w:left w:w="105" w:type="dxa"/>
              <w:right w:w="105" w:type="dxa"/>
            </w:tcMar>
          </w:tcPr>
          <w:p w:rsidR="4BFB3A70" w:rsidP="4BFB3A70" w:rsidRDefault="4BFB3A70" w14:paraId="2BB4C6EF" w14:textId="6C5E5875">
            <w:pPr>
              <w:rPr>
                <w:rFonts w:ascii="Aptos" w:hAnsi="Aptos" w:eastAsia="Aptos" w:cs="Aptos"/>
                <w:sz w:val="22"/>
                <w:szCs w:val="22"/>
              </w:rPr>
            </w:pPr>
            <w:r w:rsidRPr="4BFB3A70">
              <w:rPr>
                <w:rFonts w:ascii="Aptos" w:hAnsi="Aptos" w:eastAsia="Aptos" w:cs="Aptos"/>
                <w:sz w:val="22"/>
                <w:szCs w:val="22"/>
              </w:rPr>
              <w:t>12/11/2024</w:t>
            </w:r>
          </w:p>
        </w:tc>
        <w:tc>
          <w:tcPr>
            <w:tcW w:w="3000" w:type="dxa"/>
            <w:tcMar>
              <w:left w:w="105" w:type="dxa"/>
              <w:right w:w="105" w:type="dxa"/>
            </w:tcMar>
          </w:tcPr>
          <w:p w:rsidR="4BFB3A70" w:rsidP="4BFB3A70" w:rsidRDefault="4BFB3A70" w14:paraId="2B0F8A65" w14:textId="68B9CED2">
            <w:pPr>
              <w:rPr>
                <w:rFonts w:ascii="Aptos" w:hAnsi="Aptos" w:eastAsia="Aptos" w:cs="Aptos"/>
                <w:sz w:val="22"/>
                <w:szCs w:val="22"/>
              </w:rPr>
            </w:pPr>
            <w:r w:rsidRPr="4BFB3A70">
              <w:rPr>
                <w:rFonts w:ascii="Aptos" w:hAnsi="Aptos" w:eastAsia="Aptos" w:cs="Aptos"/>
                <w:sz w:val="22"/>
                <w:szCs w:val="22"/>
              </w:rPr>
              <w:t>Enemies spawn with different health values and sprites</w:t>
            </w:r>
          </w:p>
        </w:tc>
        <w:tc>
          <w:tcPr>
            <w:tcW w:w="3000" w:type="dxa"/>
            <w:tcMar>
              <w:left w:w="105" w:type="dxa"/>
              <w:right w:w="105" w:type="dxa"/>
            </w:tcMar>
          </w:tcPr>
          <w:p w:rsidR="4BFB3A70" w:rsidP="4BFB3A70" w:rsidRDefault="4BFB3A70" w14:paraId="30503CB1" w14:textId="09E170C1">
            <w:pPr>
              <w:rPr>
                <w:rFonts w:ascii="Aptos" w:hAnsi="Aptos" w:eastAsia="Aptos" w:cs="Aptos"/>
                <w:sz w:val="22"/>
                <w:szCs w:val="22"/>
              </w:rPr>
            </w:pPr>
          </w:p>
        </w:tc>
      </w:tr>
      <w:tr w:rsidR="4BFB3A70" w:rsidTr="4BFB3A70" w14:paraId="0B7D760D" w14:textId="77777777">
        <w:trPr>
          <w:trHeight w:val="300"/>
        </w:trPr>
        <w:tc>
          <w:tcPr>
            <w:tcW w:w="3000" w:type="dxa"/>
            <w:tcMar>
              <w:left w:w="105" w:type="dxa"/>
              <w:right w:w="105" w:type="dxa"/>
            </w:tcMar>
          </w:tcPr>
          <w:p w:rsidR="4BFB3A70" w:rsidP="4BFB3A70" w:rsidRDefault="4BFB3A70" w14:paraId="2F6BC483" w14:textId="1023F4D8">
            <w:pPr>
              <w:rPr>
                <w:rFonts w:ascii="Aptos" w:hAnsi="Aptos" w:eastAsia="Aptos" w:cs="Aptos"/>
                <w:sz w:val="22"/>
                <w:szCs w:val="22"/>
              </w:rPr>
            </w:pPr>
            <w:r w:rsidRPr="4BFB3A70">
              <w:rPr>
                <w:rFonts w:ascii="Aptos" w:hAnsi="Aptos" w:eastAsia="Aptos" w:cs="Aptos"/>
                <w:sz w:val="22"/>
                <w:szCs w:val="22"/>
              </w:rPr>
              <w:t>17/11/2024</w:t>
            </w:r>
          </w:p>
        </w:tc>
        <w:tc>
          <w:tcPr>
            <w:tcW w:w="3000" w:type="dxa"/>
            <w:tcMar>
              <w:left w:w="105" w:type="dxa"/>
              <w:right w:w="105" w:type="dxa"/>
            </w:tcMar>
          </w:tcPr>
          <w:p w:rsidR="4BFB3A70" w:rsidP="4BFB3A70" w:rsidRDefault="4BFB3A70" w14:paraId="6ACCFAAA" w14:textId="3CE10FF4">
            <w:pPr>
              <w:rPr>
                <w:rFonts w:ascii="Aptos" w:hAnsi="Aptos" w:eastAsia="Aptos" w:cs="Aptos"/>
                <w:sz w:val="22"/>
                <w:szCs w:val="22"/>
              </w:rPr>
            </w:pPr>
            <w:r w:rsidRPr="4BFB3A70">
              <w:rPr>
                <w:rFonts w:ascii="Aptos" w:hAnsi="Aptos" w:eastAsia="Aptos" w:cs="Aptos"/>
                <w:sz w:val="22"/>
                <w:szCs w:val="22"/>
              </w:rPr>
              <w:t>Updated the menu</w:t>
            </w:r>
          </w:p>
        </w:tc>
        <w:tc>
          <w:tcPr>
            <w:tcW w:w="3000" w:type="dxa"/>
            <w:tcMar>
              <w:left w:w="105" w:type="dxa"/>
              <w:right w:w="105" w:type="dxa"/>
            </w:tcMar>
          </w:tcPr>
          <w:p w:rsidR="4BFB3A70" w:rsidP="4BFB3A70" w:rsidRDefault="4BFB3A70" w14:paraId="17373EAE" w14:textId="17A79738">
            <w:pPr>
              <w:rPr>
                <w:rFonts w:ascii="Aptos" w:hAnsi="Aptos" w:eastAsia="Aptos" w:cs="Aptos"/>
                <w:sz w:val="22"/>
                <w:szCs w:val="22"/>
              </w:rPr>
            </w:pPr>
          </w:p>
        </w:tc>
      </w:tr>
      <w:tr w:rsidR="4BFB3A70" w:rsidTr="4BFB3A70" w14:paraId="24F0FD24" w14:textId="77777777">
        <w:trPr>
          <w:trHeight w:val="300"/>
        </w:trPr>
        <w:tc>
          <w:tcPr>
            <w:tcW w:w="3000" w:type="dxa"/>
            <w:tcMar>
              <w:left w:w="105" w:type="dxa"/>
              <w:right w:w="105" w:type="dxa"/>
            </w:tcMar>
          </w:tcPr>
          <w:p w:rsidR="4BFB3A70" w:rsidP="4BFB3A70" w:rsidRDefault="4BFB3A70" w14:paraId="1AC676A7" w14:textId="55FB92AA">
            <w:pPr>
              <w:rPr>
                <w:rFonts w:ascii="Aptos" w:hAnsi="Aptos" w:eastAsia="Aptos" w:cs="Aptos"/>
                <w:sz w:val="22"/>
                <w:szCs w:val="22"/>
              </w:rPr>
            </w:pPr>
            <w:r w:rsidRPr="4BFB3A70">
              <w:rPr>
                <w:rFonts w:ascii="Aptos" w:hAnsi="Aptos" w:eastAsia="Aptos" w:cs="Aptos"/>
                <w:sz w:val="22"/>
                <w:szCs w:val="22"/>
              </w:rPr>
              <w:t>18/11/2024</w:t>
            </w:r>
          </w:p>
        </w:tc>
        <w:tc>
          <w:tcPr>
            <w:tcW w:w="3000" w:type="dxa"/>
            <w:tcMar>
              <w:left w:w="105" w:type="dxa"/>
              <w:right w:w="105" w:type="dxa"/>
            </w:tcMar>
          </w:tcPr>
          <w:p w:rsidR="4BFB3A70" w:rsidP="4BFB3A70" w:rsidRDefault="4BFB3A70" w14:paraId="0EE9A0F6" w14:textId="1C0C0109">
            <w:pPr>
              <w:rPr>
                <w:rFonts w:ascii="Aptos" w:hAnsi="Aptos" w:eastAsia="Aptos" w:cs="Aptos"/>
                <w:sz w:val="22"/>
                <w:szCs w:val="22"/>
              </w:rPr>
            </w:pPr>
            <w:r w:rsidRPr="4BFB3A70">
              <w:rPr>
                <w:rFonts w:ascii="Aptos" w:hAnsi="Aptos" w:eastAsia="Aptos" w:cs="Aptos"/>
                <w:sz w:val="22"/>
                <w:szCs w:val="22"/>
              </w:rPr>
              <w:t>Character selector working and showing different sprites</w:t>
            </w:r>
          </w:p>
        </w:tc>
        <w:tc>
          <w:tcPr>
            <w:tcW w:w="3000" w:type="dxa"/>
            <w:tcMar>
              <w:left w:w="105" w:type="dxa"/>
              <w:right w:w="105" w:type="dxa"/>
            </w:tcMar>
          </w:tcPr>
          <w:p w:rsidR="4BFB3A70" w:rsidP="4BFB3A70" w:rsidRDefault="4BFB3A70" w14:paraId="4055933D" w14:textId="5EEFBD5D">
            <w:pPr>
              <w:rPr>
                <w:rFonts w:ascii="Aptos" w:hAnsi="Aptos" w:eastAsia="Aptos" w:cs="Aptos"/>
                <w:sz w:val="22"/>
                <w:szCs w:val="22"/>
              </w:rPr>
            </w:pPr>
          </w:p>
        </w:tc>
      </w:tr>
      <w:tr w:rsidR="4BFB3A70" w:rsidTr="4BFB3A70" w14:paraId="10B08B7F" w14:textId="77777777">
        <w:trPr>
          <w:trHeight w:val="300"/>
        </w:trPr>
        <w:tc>
          <w:tcPr>
            <w:tcW w:w="3000" w:type="dxa"/>
            <w:tcMar>
              <w:left w:w="105" w:type="dxa"/>
              <w:right w:w="105" w:type="dxa"/>
            </w:tcMar>
          </w:tcPr>
          <w:p w:rsidR="4BFB3A70" w:rsidP="4BFB3A70" w:rsidRDefault="4BFB3A70" w14:paraId="626D9F9B" w14:textId="24CB20DC">
            <w:pPr>
              <w:rPr>
                <w:rFonts w:ascii="Aptos" w:hAnsi="Aptos" w:eastAsia="Aptos" w:cs="Aptos"/>
                <w:sz w:val="22"/>
                <w:szCs w:val="22"/>
              </w:rPr>
            </w:pPr>
            <w:r w:rsidRPr="4BFB3A70">
              <w:rPr>
                <w:rFonts w:ascii="Aptos" w:hAnsi="Aptos" w:eastAsia="Aptos" w:cs="Aptos"/>
                <w:sz w:val="22"/>
                <w:szCs w:val="22"/>
              </w:rPr>
              <w:t>22/11/2024</w:t>
            </w:r>
          </w:p>
        </w:tc>
        <w:tc>
          <w:tcPr>
            <w:tcW w:w="3000" w:type="dxa"/>
            <w:tcMar>
              <w:left w:w="105" w:type="dxa"/>
              <w:right w:w="105" w:type="dxa"/>
            </w:tcMar>
          </w:tcPr>
          <w:p w:rsidR="4BFB3A70" w:rsidP="4BFB3A70" w:rsidRDefault="4BFB3A70" w14:paraId="55A351D6" w14:textId="0BC37631">
            <w:pPr>
              <w:rPr>
                <w:rFonts w:ascii="Aptos" w:hAnsi="Aptos" w:eastAsia="Aptos" w:cs="Aptos"/>
                <w:sz w:val="22"/>
                <w:szCs w:val="22"/>
              </w:rPr>
            </w:pPr>
            <w:r w:rsidRPr="4BFB3A70">
              <w:rPr>
                <w:rFonts w:ascii="Aptos" w:hAnsi="Aptos" w:eastAsia="Aptos" w:cs="Aptos"/>
                <w:sz w:val="22"/>
                <w:szCs w:val="22"/>
              </w:rPr>
              <w:t>CPP files commented correctly and fixed some minor bugs</w:t>
            </w:r>
          </w:p>
        </w:tc>
        <w:tc>
          <w:tcPr>
            <w:tcW w:w="3000" w:type="dxa"/>
            <w:tcMar>
              <w:left w:w="105" w:type="dxa"/>
              <w:right w:w="105" w:type="dxa"/>
            </w:tcMar>
          </w:tcPr>
          <w:p w:rsidR="4BFB3A70" w:rsidP="4BFB3A70" w:rsidRDefault="4BFB3A70" w14:paraId="51B010DB" w14:textId="39A1EEDC">
            <w:pPr>
              <w:rPr>
                <w:rFonts w:ascii="Aptos" w:hAnsi="Aptos" w:eastAsia="Aptos" w:cs="Aptos"/>
                <w:sz w:val="22"/>
                <w:szCs w:val="22"/>
              </w:rPr>
            </w:pPr>
          </w:p>
        </w:tc>
      </w:tr>
    </w:tbl>
    <w:p w:rsidRPr="001566AE" w:rsidR="0042501D" w:rsidP="4BFB3A70" w:rsidRDefault="0042501D" w14:paraId="1F8CB0BD" w14:textId="17EAAC60">
      <w:pPr>
        <w:jc w:val="both"/>
        <w:rPr>
          <w:rFonts w:ascii="Aptos" w:hAnsi="Aptos" w:eastAsia="Aptos" w:cs="Aptos"/>
          <w:color w:val="000000" w:themeColor="text1"/>
          <w:sz w:val="22"/>
          <w:szCs w:val="22"/>
        </w:rPr>
      </w:pPr>
    </w:p>
    <w:p w:rsidRPr="001566AE" w:rsidR="0042501D" w:rsidP="4BFB3A70" w:rsidRDefault="2B70C612" w14:paraId="2273FF31" w14:textId="45A50874">
      <w:pPr>
        <w:pStyle w:val="Heading2"/>
        <w:jc w:val="both"/>
        <w:rPr>
          <w:rFonts w:ascii="Aptos Display" w:hAnsi="Aptos Display" w:eastAsia="Aptos Display" w:cs="Aptos Display"/>
          <w:lang w:val="en-US"/>
        </w:rPr>
      </w:pPr>
      <w:r w:rsidRPr="4BFB3A70">
        <w:rPr>
          <w:rFonts w:ascii="Aptos Display" w:hAnsi="Aptos Display" w:eastAsia="Aptos Display" w:cs="Aptos Display"/>
        </w:rPr>
        <w:t>Technical Contribution</w:t>
      </w:r>
    </w:p>
    <w:p w:rsidRPr="001566AE" w:rsidR="0042501D" w:rsidP="4BFB3A70" w:rsidRDefault="2B70C612" w14:paraId="045D2CEB" w14:textId="34AF0D27">
      <w:pPr>
        <w:jc w:val="both"/>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As you can see from my work log above, I have contributed my fair share of work towards this project. Although I believe I could have done more coding than I did at the start of the project, I put a good amount of effort into creating this project. I always made myself available to help anyone who was having issues and helped resolve any errors they may have been getting and the same vice versa. One error I helped a lot for was the pickup collisions. We got the pickups spawning and the player could collect it, but it was counting as two collisions instead of one. I had a similar problem in a previous project and was able to resolve the issue by making a collision cooldown for the pickups.</w:t>
      </w:r>
    </w:p>
    <w:p w:rsidRPr="001566AE" w:rsidR="0042501D" w:rsidP="4BFB3A70" w:rsidRDefault="2B70C612" w14:paraId="4940035D" w14:textId="63E486F9">
      <w:pPr>
        <w:jc w:val="both"/>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Another one of my big contributions was the character selection screen and the menus. I made sure that the menu displayed and handled input correctly. Same applied for the character selection which I made sure that the correct sprite would display and animate depending on what character you chose in the selector. This was one of our key unique features to implement and I was incredibly pleased with how it ended up.</w:t>
      </w:r>
    </w:p>
    <w:p w:rsidRPr="001566AE" w:rsidR="0042501D" w:rsidP="4BFB3A70" w:rsidRDefault="2B70C612" w14:paraId="5F37F01C" w14:textId="522B29D4">
      <w:pPr>
        <w:pStyle w:val="Heading2"/>
        <w:jc w:val="both"/>
        <w:rPr>
          <w:rFonts w:ascii="Aptos Display" w:hAnsi="Aptos Display" w:eastAsia="Aptos Display" w:cs="Aptos Display"/>
          <w:lang w:val="en-US"/>
        </w:rPr>
      </w:pPr>
      <w:r w:rsidRPr="4BFB3A70">
        <w:rPr>
          <w:rFonts w:ascii="Aptos Display" w:hAnsi="Aptos Display" w:eastAsia="Aptos Display" w:cs="Aptos Display"/>
        </w:rPr>
        <w:t>Team Performance</w:t>
      </w:r>
    </w:p>
    <w:p w:rsidRPr="001566AE" w:rsidR="0042501D" w:rsidP="4BFB3A70" w:rsidRDefault="2B70C612" w14:paraId="57061138" w14:textId="43EE4B51">
      <w:pPr>
        <w:jc w:val="both"/>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 xml:space="preserve">As a team we performed good together on this project. As we were already close friends before this project, we could skip over the introduction stage on teamwork, and we could go straight into planning and programming. Being close friends also had its downsides as nobody wanted to initially take charge or step on each other's toes. We eventually came to agreement on team roles and began our programming. </w:t>
      </w:r>
    </w:p>
    <w:p w:rsidRPr="001566AE" w:rsidR="0042501D" w:rsidP="4BFB3A70" w:rsidRDefault="2B70C612" w14:paraId="0F53629D" w14:textId="39FC743D">
      <w:pPr>
        <w:jc w:val="both"/>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Like most groups, we were not without conflict. Although not much, there was still small conflict which arose from frustration with ideas and code not working correctly. But we made sure to keep effective communication and resolve those conflicts so that we could continue not only to project but also keeping the friendships intact.</w:t>
      </w:r>
    </w:p>
    <w:p w:rsidRPr="001566AE" w:rsidR="0042501D" w:rsidP="4BFB3A70" w:rsidRDefault="2B70C612" w14:paraId="423E0951" w14:textId="4AF09141">
      <w:pPr>
        <w:jc w:val="both"/>
        <w:rPr>
          <w:rFonts w:ascii="Aptos" w:hAnsi="Aptos" w:eastAsia="Aptos" w:cs="Aptos"/>
          <w:color w:val="000000" w:themeColor="text1"/>
          <w:sz w:val="22"/>
          <w:szCs w:val="22"/>
          <w:lang w:val="en-US"/>
        </w:rPr>
      </w:pPr>
      <w:r w:rsidRPr="6497BE55">
        <w:rPr>
          <w:rFonts w:ascii="Aptos" w:hAnsi="Aptos" w:eastAsia="Aptos" w:cs="Aptos"/>
          <w:color w:val="000000" w:themeColor="text1"/>
          <w:sz w:val="22"/>
          <w:szCs w:val="22"/>
        </w:rPr>
        <w:t>In our lectures we were show the team performance curve which is used to measure how effective and good a team works together. We went through this curve together and ended up around the Real Team end of the curve. I believe we could easily reach the High-Performance Team if we work in a group again and take what we learned from this project into the next one.</w:t>
      </w:r>
    </w:p>
    <w:p w:rsidR="6497BE55" w:rsidP="6497BE55" w:rsidRDefault="6497BE55" w14:paraId="5380F4ED" w14:textId="19EB5A04">
      <w:pPr>
        <w:jc w:val="both"/>
        <w:rPr>
          <w:rFonts w:ascii="Aptos" w:hAnsi="Aptos" w:eastAsia="Aptos" w:cs="Aptos"/>
          <w:color w:val="000000" w:themeColor="text1"/>
          <w:sz w:val="22"/>
          <w:szCs w:val="22"/>
        </w:rPr>
      </w:pPr>
    </w:p>
    <w:p w:rsidRPr="001566AE" w:rsidR="0042501D" w:rsidP="4BFB3A70" w:rsidRDefault="2B70C612" w14:paraId="09137BC6" w14:textId="2E6771E1">
      <w:pPr>
        <w:pStyle w:val="Heading2"/>
        <w:spacing w:line="259" w:lineRule="auto"/>
        <w:jc w:val="both"/>
        <w:rPr>
          <w:rFonts w:ascii="Aptos Display" w:hAnsi="Aptos Display" w:eastAsia="Aptos Display" w:cs="Aptos Display"/>
          <w:lang w:val="en-US"/>
        </w:rPr>
      </w:pPr>
      <w:r w:rsidRPr="4BFB3A70">
        <w:rPr>
          <w:rFonts w:ascii="Aptos Display" w:hAnsi="Aptos Display" w:eastAsia="Aptos Display" w:cs="Aptos Display"/>
        </w:rPr>
        <w:t>What would I do differently?</w:t>
      </w:r>
    </w:p>
    <w:p w:rsidRPr="001566AE" w:rsidR="0042501D" w:rsidP="4BFB3A70" w:rsidRDefault="2B70C612" w14:paraId="39ED7BC6" w14:textId="23E07A72">
      <w:pPr>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One key aspect I would improve on is time management. I would start programming a lot earlier than I did for this project and I would devote more of my time earlier than what I did. I feel not only would I benefit in terms of handling stress and other college work but the whole group could have benefitted which could have helped avoid any frustrations and stress towards time constraints.</w:t>
      </w:r>
    </w:p>
    <w:p w:rsidRPr="001566AE" w:rsidR="0042501D" w:rsidP="4BFB3A70" w:rsidRDefault="2B70C612" w14:paraId="6FC70967" w14:textId="16CB0264">
      <w:pPr>
        <w:rPr>
          <w:rFonts w:ascii="Aptos" w:hAnsi="Aptos" w:eastAsia="Aptos" w:cs="Aptos"/>
          <w:color w:val="000000" w:themeColor="text1"/>
          <w:sz w:val="22"/>
          <w:szCs w:val="22"/>
          <w:lang w:val="en-US"/>
        </w:rPr>
      </w:pPr>
      <w:r w:rsidRPr="4BFB3A70">
        <w:rPr>
          <w:rFonts w:ascii="Aptos" w:hAnsi="Aptos" w:eastAsia="Aptos" w:cs="Aptos"/>
          <w:color w:val="000000" w:themeColor="text1"/>
          <w:sz w:val="22"/>
          <w:szCs w:val="22"/>
        </w:rPr>
        <w:t>I would also have ensured that we all knew the plan for the project as there were a few confusions early on about certain aspects of the game. Although these confusions did not create big issues, we could have benefitted from all being on the same page from the get-go. I would create a text file of the ideas so we can all refer to it when programming and not have to remember every aspect of the project.</w:t>
      </w:r>
    </w:p>
    <w:p w:rsidRPr="001566AE" w:rsidR="0042501D" w:rsidP="4BFB3A70" w:rsidRDefault="0042501D" w14:paraId="66AF76AB" w14:textId="3F699DD5">
      <w:pPr>
        <w:jc w:val="both"/>
        <w:rPr>
          <w:rFonts w:ascii="Aptos" w:hAnsi="Aptos" w:eastAsia="Aptos" w:cs="Aptos"/>
          <w:color w:val="000000" w:themeColor="text1"/>
          <w:sz w:val="22"/>
          <w:szCs w:val="22"/>
        </w:rPr>
      </w:pPr>
    </w:p>
    <w:p w:rsidR="6497BE55" w:rsidP="6497BE55" w:rsidRDefault="6497BE55" w14:paraId="5FCD8E8F" w14:textId="21D0D1FD">
      <w:pPr>
        <w:jc w:val="both"/>
        <w:rPr>
          <w:rFonts w:ascii="Aptos" w:hAnsi="Aptos" w:eastAsia="Aptos" w:cs="Aptos"/>
          <w:color w:val="000000" w:themeColor="text1"/>
          <w:sz w:val="22"/>
          <w:szCs w:val="22"/>
        </w:rPr>
      </w:pPr>
    </w:p>
    <w:p w:rsidR="6497BE55" w:rsidP="6497BE55" w:rsidRDefault="6497BE55" w14:paraId="6146C5B0" w14:textId="08291DB2">
      <w:pPr>
        <w:jc w:val="both"/>
        <w:rPr>
          <w:rFonts w:ascii="Aptos" w:hAnsi="Aptos" w:eastAsia="Aptos" w:cs="Aptos"/>
          <w:color w:val="000000" w:themeColor="text1"/>
          <w:sz w:val="22"/>
          <w:szCs w:val="22"/>
        </w:rPr>
      </w:pPr>
    </w:p>
    <w:p w:rsidRPr="001566AE" w:rsidR="0042501D" w:rsidP="4BFB3A70" w:rsidRDefault="2B70C612" w14:paraId="7964C877" w14:textId="0DABC7D2">
      <w:pPr>
        <w:pStyle w:val="Heading2"/>
        <w:jc w:val="both"/>
        <w:rPr>
          <w:rFonts w:ascii="Aptos Display" w:hAnsi="Aptos Display" w:eastAsia="Aptos Display" w:cs="Aptos Display"/>
        </w:rPr>
      </w:pPr>
      <w:r w:rsidRPr="4BFB3A70">
        <w:rPr>
          <w:rFonts w:ascii="Aptos Display" w:hAnsi="Aptos Display" w:eastAsia="Aptos Display" w:cs="Aptos Display"/>
        </w:rPr>
        <w:t>Conclusion</w:t>
      </w:r>
    </w:p>
    <w:p w:rsidRPr="001566AE" w:rsidR="0042501D" w:rsidP="4BFB3A70" w:rsidRDefault="2B70C612" w14:paraId="7FF43C06" w14:textId="06A29782">
      <w:pPr>
        <w:jc w:val="both"/>
        <w:rPr>
          <w:rFonts w:ascii="Aptos" w:hAnsi="Aptos" w:eastAsia="Aptos" w:cs="Aptos"/>
          <w:color w:val="000000" w:themeColor="text1"/>
          <w:sz w:val="22"/>
          <w:szCs w:val="22"/>
        </w:rPr>
      </w:pPr>
      <w:r w:rsidRPr="4BFB3A70">
        <w:rPr>
          <w:rFonts w:ascii="Aptos" w:hAnsi="Aptos" w:eastAsia="Aptos" w:cs="Aptos"/>
          <w:color w:val="000000" w:themeColor="text1"/>
          <w:sz w:val="22"/>
          <w:szCs w:val="22"/>
        </w:rPr>
        <w:t xml:space="preserve">From this group project, I have gained a lot of knowledge that not only helped to better my programming skills, but also skills that will help me in terms of future employment. Although I have experience in working in teams from previous jobs I have had outside of college, this project gave me the experience of specifically programming in a team which will benefit me if I get a position as a programmer in the future. I also gained an insight into how a group project for a professional position may be like. </w:t>
      </w:r>
    </w:p>
    <w:p w:rsidRPr="001566AE" w:rsidR="0042501D" w:rsidP="4BFB3A70" w:rsidRDefault="2B70C612" w14:paraId="34B48437" w14:textId="41411B9F">
      <w:pPr>
        <w:jc w:val="both"/>
        <w:rPr>
          <w:rFonts w:ascii="Aptos" w:hAnsi="Aptos" w:eastAsia="Aptos" w:cs="Aptos"/>
          <w:color w:val="000000" w:themeColor="text1"/>
          <w:sz w:val="22"/>
          <w:szCs w:val="22"/>
        </w:rPr>
      </w:pPr>
      <w:r w:rsidRPr="4BFB3A70">
        <w:rPr>
          <w:rFonts w:ascii="Aptos" w:hAnsi="Aptos" w:eastAsia="Aptos" w:cs="Aptos"/>
          <w:color w:val="000000" w:themeColor="text1"/>
          <w:sz w:val="22"/>
          <w:szCs w:val="22"/>
        </w:rPr>
        <w:t>In terms of my programming ability, this project pushed me to research and put a lot of my time and effort into doing my absolute best for this project and I feel I have gained a lot of dedication from this. I also feel that I have bettered my knowledge on different programming methods and practice thanks to the research and practical work I have put into this project.</w:t>
      </w:r>
    </w:p>
    <w:p w:rsidRPr="001566AE" w:rsidR="0042501D" w:rsidP="4BFB3A70" w:rsidRDefault="0042501D" w14:paraId="156B22F1" w14:textId="0492B40E">
      <w:pPr>
        <w:jc w:val="both"/>
        <w:rPr>
          <w:rFonts w:ascii="Aptos" w:hAnsi="Aptos" w:eastAsia="Aptos" w:cs="Aptos"/>
          <w:color w:val="000000" w:themeColor="text1"/>
          <w:sz w:val="22"/>
          <w:szCs w:val="22"/>
        </w:rPr>
      </w:pPr>
    </w:p>
    <w:p w:rsidRPr="001566AE" w:rsidR="0042501D" w:rsidP="6B7748DC" w:rsidRDefault="0042501D" w14:paraId="42E2CE11" w14:textId="77777777">
      <w:pPr>
        <w:jc w:val="both"/>
      </w:pPr>
    </w:p>
    <w:p w:rsidR="0042501D" w:rsidP="6B7748DC" w:rsidRDefault="0042501D" w14:paraId="1208399F" w14:textId="77777777">
      <w:pPr>
        <w:pStyle w:val="ListParagraph"/>
        <w:jc w:val="both"/>
      </w:pPr>
    </w:p>
    <w:p w:rsidR="00B36BBA" w:rsidP="6B7748DC" w:rsidRDefault="00B36BBA" w14:paraId="4750EF57" w14:textId="77777777">
      <w:pPr>
        <w:jc w:val="both"/>
      </w:pPr>
    </w:p>
    <w:sectPr w:rsidR="00B36BBA" w:rsidSect="0042501D">
      <w:footerReference w:type="default" r:id="rId33"/>
      <w:pgSz w:w="11907" w:h="16840" w:orient="portrait"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B5CB4" w:rsidRDefault="007B5CB4" w14:paraId="4EE1D651" w14:textId="77777777">
      <w:pPr>
        <w:spacing w:line="240" w:lineRule="auto"/>
      </w:pPr>
      <w:r>
        <w:separator/>
      </w:r>
    </w:p>
  </w:endnote>
  <w:endnote w:type="continuationSeparator" w:id="0">
    <w:p w:rsidR="007B5CB4" w:rsidRDefault="007B5CB4" w14:paraId="00328CE9" w14:textId="77777777">
      <w:pPr>
        <w:spacing w:line="240" w:lineRule="auto"/>
      </w:pPr>
      <w:r>
        <w:continuationSeparator/>
      </w:r>
    </w:p>
  </w:endnote>
  <w:endnote w:type="continuationNotice" w:id="1">
    <w:p w:rsidR="007B5CB4" w:rsidRDefault="007B5CB4" w14:paraId="781D5D1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2B88" w:rsidRDefault="00D83686" w14:paraId="40FC7015" w14:textId="77777777">
    <w:pPr>
      <w:pStyle w:val="Footer"/>
    </w:pPr>
    <w:r>
      <w:fldChar w:fldCharType="begin"/>
    </w:r>
    <w:r>
      <w:instrText xml:space="preserve"> PAGE   \* MERGEFORMAT </w:instrText>
    </w:r>
    <w:r>
      <w:fldChar w:fldCharType="separate"/>
    </w:r>
    <w:r>
      <w:rPr>
        <w:noProof/>
      </w:rPr>
      <w:t>4</w:t>
    </w:r>
    <w:r>
      <w:rPr>
        <w:noProof/>
      </w:rPr>
      <w:fldChar w:fldCharType="end"/>
    </w:r>
    <w:r>
      <w:t xml:space="preserve"> | </w:t>
    </w:r>
    <w:r w:rsidRPr="00825ED4">
      <w:rPr>
        <w:color w:val="808080"/>
        <w:spacing w:val="60"/>
      </w:rPr>
      <w:t>Page</w:t>
    </w:r>
  </w:p>
  <w:p w:rsidR="00232B88" w:rsidRDefault="00232B88" w14:paraId="2F64AD4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32B88" w:rsidRDefault="00D83686" w14:paraId="25FBEB44" w14:textId="77777777">
    <w:pPr>
      <w:pStyle w:val="Footer"/>
      <w:rPr>
        <w:b/>
      </w:rPr>
    </w:pPr>
    <w:r>
      <w:fldChar w:fldCharType="begin"/>
    </w:r>
    <w:r>
      <w:instrText xml:space="preserve"> PAGE   \* MERGEFORMAT </w:instrText>
    </w:r>
    <w:r>
      <w:fldChar w:fldCharType="separate"/>
    </w:r>
    <w:r w:rsidRPr="00343294">
      <w:rPr>
        <w:b/>
        <w:noProof/>
      </w:rPr>
      <w:t>12</w:t>
    </w:r>
    <w:r>
      <w:fldChar w:fldCharType="end"/>
    </w:r>
    <w:r>
      <w:rPr>
        <w:b/>
      </w:rPr>
      <w:t xml:space="preserve"> | </w:t>
    </w:r>
    <w:r>
      <w:rPr>
        <w:color w:val="7F7F7F"/>
        <w:spacing w:val="60"/>
      </w:rPr>
      <w:t>Page</w:t>
    </w:r>
  </w:p>
  <w:p w:rsidRPr="00093F41" w:rsidR="00232B88" w:rsidRDefault="00232B88" w14:paraId="4C7D531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B5CB4" w:rsidRDefault="007B5CB4" w14:paraId="1E9DAB85" w14:textId="77777777">
      <w:pPr>
        <w:spacing w:line="240" w:lineRule="auto"/>
      </w:pPr>
      <w:r>
        <w:separator/>
      </w:r>
    </w:p>
  </w:footnote>
  <w:footnote w:type="continuationSeparator" w:id="0">
    <w:p w:rsidR="007B5CB4" w:rsidRDefault="007B5CB4" w14:paraId="544679CC" w14:textId="77777777">
      <w:pPr>
        <w:spacing w:line="240" w:lineRule="auto"/>
      </w:pPr>
      <w:r>
        <w:continuationSeparator/>
      </w:r>
    </w:p>
  </w:footnote>
  <w:footnote w:type="continuationNotice" w:id="1">
    <w:p w:rsidR="007B5CB4" w:rsidRDefault="007B5CB4" w14:paraId="65665D3E"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A51B9"/>
    <w:multiLevelType w:val="multilevel"/>
    <w:tmpl w:val="CA0EFCA4"/>
    <w:lvl w:ilvl="0">
      <w:start w:val="4"/>
      <w:numFmt w:val="decimal"/>
      <w:lvlText w:val="%1"/>
      <w:lvlJc w:val="left"/>
      <w:pPr>
        <w:ind w:left="420" w:hanging="420"/>
      </w:pPr>
      <w:rPr>
        <w:rFonts w:hint="default"/>
        <w:i w:val="0"/>
        <w:color w:val="0F4761" w:themeColor="accent1" w:themeShade="BF"/>
      </w:rPr>
    </w:lvl>
    <w:lvl w:ilvl="1">
      <w:start w:val="1"/>
      <w:numFmt w:val="decimal"/>
      <w:lvlText w:val="%1.%2"/>
      <w:lvlJc w:val="left"/>
      <w:pPr>
        <w:ind w:left="720" w:hanging="720"/>
      </w:pPr>
      <w:rPr>
        <w:rFonts w:hint="default"/>
        <w:i w:val="0"/>
        <w:color w:val="0F4761" w:themeColor="accent1" w:themeShade="BF"/>
      </w:rPr>
    </w:lvl>
    <w:lvl w:ilvl="2">
      <w:start w:val="1"/>
      <w:numFmt w:val="decimal"/>
      <w:lvlText w:val="%1.%2.%3"/>
      <w:lvlJc w:val="left"/>
      <w:pPr>
        <w:ind w:left="720" w:hanging="720"/>
      </w:pPr>
      <w:rPr>
        <w:rFonts w:hint="default"/>
        <w:i w:val="0"/>
        <w:color w:val="0F4761" w:themeColor="accent1" w:themeShade="BF"/>
      </w:rPr>
    </w:lvl>
    <w:lvl w:ilvl="3">
      <w:start w:val="1"/>
      <w:numFmt w:val="decimal"/>
      <w:lvlText w:val="%1.%2.%3.%4"/>
      <w:lvlJc w:val="left"/>
      <w:pPr>
        <w:ind w:left="1080" w:hanging="1080"/>
      </w:pPr>
      <w:rPr>
        <w:rFonts w:hint="default"/>
        <w:i w:val="0"/>
        <w:color w:val="0F4761" w:themeColor="accent1" w:themeShade="BF"/>
      </w:rPr>
    </w:lvl>
    <w:lvl w:ilvl="4">
      <w:start w:val="1"/>
      <w:numFmt w:val="decimal"/>
      <w:lvlText w:val="%1.%2.%3.%4.%5"/>
      <w:lvlJc w:val="left"/>
      <w:pPr>
        <w:ind w:left="1440" w:hanging="1440"/>
      </w:pPr>
      <w:rPr>
        <w:rFonts w:hint="default"/>
        <w:i w:val="0"/>
        <w:color w:val="0F4761" w:themeColor="accent1" w:themeShade="BF"/>
      </w:rPr>
    </w:lvl>
    <w:lvl w:ilvl="5">
      <w:start w:val="1"/>
      <w:numFmt w:val="decimal"/>
      <w:lvlText w:val="%1.%2.%3.%4.%5.%6"/>
      <w:lvlJc w:val="left"/>
      <w:pPr>
        <w:ind w:left="1440" w:hanging="1440"/>
      </w:pPr>
      <w:rPr>
        <w:rFonts w:hint="default"/>
        <w:i w:val="0"/>
        <w:color w:val="0F4761" w:themeColor="accent1" w:themeShade="BF"/>
      </w:rPr>
    </w:lvl>
    <w:lvl w:ilvl="6">
      <w:start w:val="1"/>
      <w:numFmt w:val="decimal"/>
      <w:lvlText w:val="%1.%2.%3.%4.%5.%6.%7"/>
      <w:lvlJc w:val="left"/>
      <w:pPr>
        <w:ind w:left="1800" w:hanging="1800"/>
      </w:pPr>
      <w:rPr>
        <w:rFonts w:hint="default"/>
        <w:i w:val="0"/>
        <w:color w:val="0F4761" w:themeColor="accent1" w:themeShade="BF"/>
      </w:rPr>
    </w:lvl>
    <w:lvl w:ilvl="7">
      <w:start w:val="1"/>
      <w:numFmt w:val="decimal"/>
      <w:lvlText w:val="%1.%2.%3.%4.%5.%6.%7.%8"/>
      <w:lvlJc w:val="left"/>
      <w:pPr>
        <w:ind w:left="2160" w:hanging="2160"/>
      </w:pPr>
      <w:rPr>
        <w:rFonts w:hint="default"/>
        <w:i w:val="0"/>
        <w:color w:val="0F4761" w:themeColor="accent1" w:themeShade="BF"/>
      </w:rPr>
    </w:lvl>
    <w:lvl w:ilvl="8">
      <w:start w:val="1"/>
      <w:numFmt w:val="decimal"/>
      <w:lvlText w:val="%1.%2.%3.%4.%5.%6.%7.%8.%9"/>
      <w:lvlJc w:val="left"/>
      <w:pPr>
        <w:ind w:left="2160" w:hanging="2160"/>
      </w:pPr>
      <w:rPr>
        <w:rFonts w:hint="default"/>
        <w:i w:val="0"/>
        <w:color w:val="0F4761" w:themeColor="accent1" w:themeShade="BF"/>
      </w:rPr>
    </w:lvl>
  </w:abstractNum>
  <w:abstractNum w:abstractNumId="1" w15:restartNumberingAfterBreak="0">
    <w:nsid w:val="09CF6EC7"/>
    <w:multiLevelType w:val="hybridMultilevel"/>
    <w:tmpl w:val="153A9CC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13F42B9"/>
    <w:multiLevelType w:val="multilevel"/>
    <w:tmpl w:val="DBA0380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6C070FF"/>
    <w:multiLevelType w:val="hybridMultilevel"/>
    <w:tmpl w:val="660C6D0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7B366DE"/>
    <w:multiLevelType w:val="hybridMultilevel"/>
    <w:tmpl w:val="E60E60CA"/>
    <w:lvl w:ilvl="0" w:tplc="918AF4A4">
      <w:start w:val="1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5" w15:restartNumberingAfterBreak="0">
    <w:nsid w:val="180B206F"/>
    <w:multiLevelType w:val="multilevel"/>
    <w:tmpl w:val="D2382780"/>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B345551"/>
    <w:multiLevelType w:val="hybridMultilevel"/>
    <w:tmpl w:val="BE6812F2"/>
    <w:lvl w:ilvl="0" w:tplc="A6161EB8">
      <w:start w:val="7"/>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F6A108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FA45CF"/>
    <w:multiLevelType w:val="hybridMultilevel"/>
    <w:tmpl w:val="9CCA998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7C60CE9"/>
    <w:multiLevelType w:val="hybridMultilevel"/>
    <w:tmpl w:val="1234D9BA"/>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6D535FD3"/>
    <w:multiLevelType w:val="multilevel"/>
    <w:tmpl w:val="DA5A7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BA1A320"/>
    <w:multiLevelType w:val="hybridMultilevel"/>
    <w:tmpl w:val="FFFFFFFF"/>
    <w:lvl w:ilvl="0" w:tplc="8EBEAFFA">
      <w:start w:val="1"/>
      <w:numFmt w:val="decimal"/>
      <w:lvlText w:val="%1."/>
      <w:lvlJc w:val="left"/>
      <w:pPr>
        <w:ind w:left="720" w:hanging="360"/>
      </w:pPr>
    </w:lvl>
    <w:lvl w:ilvl="1" w:tplc="C136DF0C">
      <w:start w:val="1"/>
      <w:numFmt w:val="lowerLetter"/>
      <w:lvlText w:val="%2."/>
      <w:lvlJc w:val="left"/>
      <w:pPr>
        <w:ind w:left="1440" w:hanging="360"/>
      </w:pPr>
    </w:lvl>
    <w:lvl w:ilvl="2" w:tplc="6EE6FD76">
      <w:start w:val="1"/>
      <w:numFmt w:val="lowerRoman"/>
      <w:lvlText w:val="%3."/>
      <w:lvlJc w:val="right"/>
      <w:pPr>
        <w:ind w:left="2160" w:hanging="180"/>
      </w:pPr>
    </w:lvl>
    <w:lvl w:ilvl="3" w:tplc="28E8BBFE">
      <w:start w:val="1"/>
      <w:numFmt w:val="decimal"/>
      <w:lvlText w:val="%4."/>
      <w:lvlJc w:val="left"/>
      <w:pPr>
        <w:ind w:left="2880" w:hanging="360"/>
      </w:pPr>
    </w:lvl>
    <w:lvl w:ilvl="4" w:tplc="771E2170">
      <w:start w:val="1"/>
      <w:numFmt w:val="lowerLetter"/>
      <w:lvlText w:val="%5."/>
      <w:lvlJc w:val="left"/>
      <w:pPr>
        <w:ind w:left="3600" w:hanging="360"/>
      </w:pPr>
    </w:lvl>
    <w:lvl w:ilvl="5" w:tplc="3EEC53B2">
      <w:start w:val="1"/>
      <w:numFmt w:val="lowerRoman"/>
      <w:lvlText w:val="%6."/>
      <w:lvlJc w:val="right"/>
      <w:pPr>
        <w:ind w:left="4320" w:hanging="180"/>
      </w:pPr>
    </w:lvl>
    <w:lvl w:ilvl="6" w:tplc="6678A3E4">
      <w:start w:val="1"/>
      <w:numFmt w:val="decimal"/>
      <w:lvlText w:val="%7."/>
      <w:lvlJc w:val="left"/>
      <w:pPr>
        <w:ind w:left="5040" w:hanging="360"/>
      </w:pPr>
    </w:lvl>
    <w:lvl w:ilvl="7" w:tplc="D71860E0">
      <w:start w:val="1"/>
      <w:numFmt w:val="lowerLetter"/>
      <w:lvlText w:val="%8."/>
      <w:lvlJc w:val="left"/>
      <w:pPr>
        <w:ind w:left="5760" w:hanging="360"/>
      </w:pPr>
    </w:lvl>
    <w:lvl w:ilvl="8" w:tplc="FEBC050A">
      <w:start w:val="1"/>
      <w:numFmt w:val="lowerRoman"/>
      <w:lvlText w:val="%9."/>
      <w:lvlJc w:val="right"/>
      <w:pPr>
        <w:ind w:left="6480" w:hanging="180"/>
      </w:pPr>
    </w:lvl>
  </w:abstractNum>
  <w:abstractNum w:abstractNumId="12" w15:restartNumberingAfterBreak="0">
    <w:nsid w:val="7E20775F"/>
    <w:multiLevelType w:val="hybridMultilevel"/>
    <w:tmpl w:val="260C1EDE"/>
    <w:lvl w:ilvl="0" w:tplc="241CBF94">
      <w:start w:val="10"/>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16cid:durableId="1094516979">
    <w:abstractNumId w:val="9"/>
  </w:num>
  <w:num w:numId="2" w16cid:durableId="509560616">
    <w:abstractNumId w:val="3"/>
  </w:num>
  <w:num w:numId="3" w16cid:durableId="520169688">
    <w:abstractNumId w:val="8"/>
  </w:num>
  <w:num w:numId="4" w16cid:durableId="1810439583">
    <w:abstractNumId w:val="1"/>
  </w:num>
  <w:num w:numId="5" w16cid:durableId="1291279511">
    <w:abstractNumId w:val="10"/>
  </w:num>
  <w:num w:numId="6" w16cid:durableId="1744797122">
    <w:abstractNumId w:val="5"/>
  </w:num>
  <w:num w:numId="7" w16cid:durableId="713624040">
    <w:abstractNumId w:val="2"/>
  </w:num>
  <w:num w:numId="8" w16cid:durableId="1427460998">
    <w:abstractNumId w:val="0"/>
  </w:num>
  <w:num w:numId="9" w16cid:durableId="1986276768">
    <w:abstractNumId w:val="11"/>
  </w:num>
  <w:num w:numId="10" w16cid:durableId="940720275">
    <w:abstractNumId w:val="7"/>
  </w:num>
  <w:num w:numId="11" w16cid:durableId="882251952">
    <w:abstractNumId w:val="6"/>
  </w:num>
  <w:num w:numId="12" w16cid:durableId="65805473">
    <w:abstractNumId w:val="12"/>
  </w:num>
  <w:num w:numId="13" w16cid:durableId="7963408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85"/>
    <w:rsid w:val="0000034D"/>
    <w:rsid w:val="0000049F"/>
    <w:rsid w:val="00000EB7"/>
    <w:rsid w:val="0000219E"/>
    <w:rsid w:val="00002DEB"/>
    <w:rsid w:val="00003DAA"/>
    <w:rsid w:val="000049CE"/>
    <w:rsid w:val="000073BF"/>
    <w:rsid w:val="00010585"/>
    <w:rsid w:val="00010919"/>
    <w:rsid w:val="00013AF8"/>
    <w:rsid w:val="00016D66"/>
    <w:rsid w:val="000246D0"/>
    <w:rsid w:val="00024DE1"/>
    <w:rsid w:val="00026317"/>
    <w:rsid w:val="000301AC"/>
    <w:rsid w:val="000301E2"/>
    <w:rsid w:val="00030E14"/>
    <w:rsid w:val="00031C8D"/>
    <w:rsid w:val="00032BFD"/>
    <w:rsid w:val="000353C0"/>
    <w:rsid w:val="00036B1E"/>
    <w:rsid w:val="00037717"/>
    <w:rsid w:val="00040CAA"/>
    <w:rsid w:val="000527DF"/>
    <w:rsid w:val="00053CE1"/>
    <w:rsid w:val="00060AA6"/>
    <w:rsid w:val="00061388"/>
    <w:rsid w:val="00063827"/>
    <w:rsid w:val="00064309"/>
    <w:rsid w:val="00065EBC"/>
    <w:rsid w:val="00066294"/>
    <w:rsid w:val="00067103"/>
    <w:rsid w:val="00072AD1"/>
    <w:rsid w:val="00074399"/>
    <w:rsid w:val="00075CAA"/>
    <w:rsid w:val="00075E73"/>
    <w:rsid w:val="00076FBC"/>
    <w:rsid w:val="0008081B"/>
    <w:rsid w:val="000844D5"/>
    <w:rsid w:val="000913B4"/>
    <w:rsid w:val="00093D31"/>
    <w:rsid w:val="0009612C"/>
    <w:rsid w:val="000A2B01"/>
    <w:rsid w:val="000B243B"/>
    <w:rsid w:val="000B451B"/>
    <w:rsid w:val="000B45A7"/>
    <w:rsid w:val="000B5316"/>
    <w:rsid w:val="000B6E8E"/>
    <w:rsid w:val="000B7B56"/>
    <w:rsid w:val="000C1E33"/>
    <w:rsid w:val="000C1F6B"/>
    <w:rsid w:val="000C502C"/>
    <w:rsid w:val="000C6F58"/>
    <w:rsid w:val="000C79EE"/>
    <w:rsid w:val="000D115C"/>
    <w:rsid w:val="000D1F9B"/>
    <w:rsid w:val="000D48F6"/>
    <w:rsid w:val="000D5F7D"/>
    <w:rsid w:val="000E0565"/>
    <w:rsid w:val="000E09A5"/>
    <w:rsid w:val="000E0EAE"/>
    <w:rsid w:val="000E365D"/>
    <w:rsid w:val="000E619C"/>
    <w:rsid w:val="000E64C0"/>
    <w:rsid w:val="000E6621"/>
    <w:rsid w:val="000E6A66"/>
    <w:rsid w:val="000E7C34"/>
    <w:rsid w:val="000F2CF7"/>
    <w:rsid w:val="000F3B45"/>
    <w:rsid w:val="000F702D"/>
    <w:rsid w:val="001017E2"/>
    <w:rsid w:val="001036C9"/>
    <w:rsid w:val="0010527F"/>
    <w:rsid w:val="001053E7"/>
    <w:rsid w:val="00105810"/>
    <w:rsid w:val="001114ED"/>
    <w:rsid w:val="00113119"/>
    <w:rsid w:val="00117DDF"/>
    <w:rsid w:val="00120AC6"/>
    <w:rsid w:val="001225B3"/>
    <w:rsid w:val="0012265D"/>
    <w:rsid w:val="001255C4"/>
    <w:rsid w:val="00126ABD"/>
    <w:rsid w:val="00126B1A"/>
    <w:rsid w:val="001346DB"/>
    <w:rsid w:val="001375CE"/>
    <w:rsid w:val="00137836"/>
    <w:rsid w:val="001422A1"/>
    <w:rsid w:val="00143CDB"/>
    <w:rsid w:val="00144BCF"/>
    <w:rsid w:val="00145477"/>
    <w:rsid w:val="001514B5"/>
    <w:rsid w:val="001516AF"/>
    <w:rsid w:val="00154CC3"/>
    <w:rsid w:val="00157C8B"/>
    <w:rsid w:val="00165C93"/>
    <w:rsid w:val="00166488"/>
    <w:rsid w:val="001745D7"/>
    <w:rsid w:val="00174FEF"/>
    <w:rsid w:val="00175EC1"/>
    <w:rsid w:val="00176408"/>
    <w:rsid w:val="00177439"/>
    <w:rsid w:val="001811A9"/>
    <w:rsid w:val="00184092"/>
    <w:rsid w:val="00186FE3"/>
    <w:rsid w:val="00192F4E"/>
    <w:rsid w:val="001965C9"/>
    <w:rsid w:val="00197756"/>
    <w:rsid w:val="001A1CFC"/>
    <w:rsid w:val="001A2052"/>
    <w:rsid w:val="001A359E"/>
    <w:rsid w:val="001A4C10"/>
    <w:rsid w:val="001C1FDC"/>
    <w:rsid w:val="001C474A"/>
    <w:rsid w:val="001C64BE"/>
    <w:rsid w:val="001D2645"/>
    <w:rsid w:val="001D302F"/>
    <w:rsid w:val="001D7B50"/>
    <w:rsid w:val="001E037F"/>
    <w:rsid w:val="001E0F71"/>
    <w:rsid w:val="001E0FA9"/>
    <w:rsid w:val="001E24F1"/>
    <w:rsid w:val="001E3BA8"/>
    <w:rsid w:val="001E3ECA"/>
    <w:rsid w:val="001E4491"/>
    <w:rsid w:val="001E668C"/>
    <w:rsid w:val="001E6763"/>
    <w:rsid w:val="001E720A"/>
    <w:rsid w:val="001F2EF3"/>
    <w:rsid w:val="001F6385"/>
    <w:rsid w:val="00200A33"/>
    <w:rsid w:val="00203C35"/>
    <w:rsid w:val="0020490F"/>
    <w:rsid w:val="00204C43"/>
    <w:rsid w:val="00206CEF"/>
    <w:rsid w:val="00207447"/>
    <w:rsid w:val="002104C5"/>
    <w:rsid w:val="0021161F"/>
    <w:rsid w:val="002125D3"/>
    <w:rsid w:val="00215A91"/>
    <w:rsid w:val="0021670C"/>
    <w:rsid w:val="002172F5"/>
    <w:rsid w:val="00217B91"/>
    <w:rsid w:val="00217D6D"/>
    <w:rsid w:val="00217F22"/>
    <w:rsid w:val="00220B7B"/>
    <w:rsid w:val="002243FF"/>
    <w:rsid w:val="002248B0"/>
    <w:rsid w:val="00225EBA"/>
    <w:rsid w:val="00230822"/>
    <w:rsid w:val="00230AE1"/>
    <w:rsid w:val="00231E4D"/>
    <w:rsid w:val="00232B88"/>
    <w:rsid w:val="002363F7"/>
    <w:rsid w:val="00237E15"/>
    <w:rsid w:val="00237FB0"/>
    <w:rsid w:val="00241985"/>
    <w:rsid w:val="00241E4C"/>
    <w:rsid w:val="002451BB"/>
    <w:rsid w:val="00245479"/>
    <w:rsid w:val="00245D8D"/>
    <w:rsid w:val="0025189C"/>
    <w:rsid w:val="00253F6E"/>
    <w:rsid w:val="00254837"/>
    <w:rsid w:val="00254854"/>
    <w:rsid w:val="0025574F"/>
    <w:rsid w:val="00255DDA"/>
    <w:rsid w:val="00257070"/>
    <w:rsid w:val="00257A0B"/>
    <w:rsid w:val="002605D1"/>
    <w:rsid w:val="00260DBB"/>
    <w:rsid w:val="00261554"/>
    <w:rsid w:val="00262E63"/>
    <w:rsid w:val="00264E3E"/>
    <w:rsid w:val="00265CBD"/>
    <w:rsid w:val="00266210"/>
    <w:rsid w:val="00266BA1"/>
    <w:rsid w:val="00267262"/>
    <w:rsid w:val="00267313"/>
    <w:rsid w:val="002715D1"/>
    <w:rsid w:val="00272A84"/>
    <w:rsid w:val="002733EF"/>
    <w:rsid w:val="002738FE"/>
    <w:rsid w:val="00282B35"/>
    <w:rsid w:val="00283AB2"/>
    <w:rsid w:val="00283BF0"/>
    <w:rsid w:val="00286395"/>
    <w:rsid w:val="00290798"/>
    <w:rsid w:val="002938E2"/>
    <w:rsid w:val="0029701D"/>
    <w:rsid w:val="002A2BCF"/>
    <w:rsid w:val="002B1A4F"/>
    <w:rsid w:val="002B25B5"/>
    <w:rsid w:val="002B429C"/>
    <w:rsid w:val="002B432A"/>
    <w:rsid w:val="002B5400"/>
    <w:rsid w:val="002B5AAA"/>
    <w:rsid w:val="002B5F2C"/>
    <w:rsid w:val="002B6AC6"/>
    <w:rsid w:val="002C33D4"/>
    <w:rsid w:val="002C525A"/>
    <w:rsid w:val="002D26F1"/>
    <w:rsid w:val="002D2FC9"/>
    <w:rsid w:val="002D3219"/>
    <w:rsid w:val="002D785B"/>
    <w:rsid w:val="002E2194"/>
    <w:rsid w:val="002E261A"/>
    <w:rsid w:val="002E2A17"/>
    <w:rsid w:val="002E66B3"/>
    <w:rsid w:val="002E6C8C"/>
    <w:rsid w:val="002E79E3"/>
    <w:rsid w:val="002F01CB"/>
    <w:rsid w:val="002F12AD"/>
    <w:rsid w:val="002F16D0"/>
    <w:rsid w:val="002F1757"/>
    <w:rsid w:val="00302A49"/>
    <w:rsid w:val="00306785"/>
    <w:rsid w:val="00306FD7"/>
    <w:rsid w:val="00307685"/>
    <w:rsid w:val="003078F5"/>
    <w:rsid w:val="00311F1B"/>
    <w:rsid w:val="003121A2"/>
    <w:rsid w:val="003126DD"/>
    <w:rsid w:val="0031392A"/>
    <w:rsid w:val="003160A7"/>
    <w:rsid w:val="003174F6"/>
    <w:rsid w:val="00317AC3"/>
    <w:rsid w:val="00321FF8"/>
    <w:rsid w:val="00327912"/>
    <w:rsid w:val="00330E95"/>
    <w:rsid w:val="00331261"/>
    <w:rsid w:val="00332169"/>
    <w:rsid w:val="0033229E"/>
    <w:rsid w:val="00332F39"/>
    <w:rsid w:val="00333092"/>
    <w:rsid w:val="00336279"/>
    <w:rsid w:val="00340697"/>
    <w:rsid w:val="0034071B"/>
    <w:rsid w:val="00341892"/>
    <w:rsid w:val="0034513B"/>
    <w:rsid w:val="0034555A"/>
    <w:rsid w:val="00352D62"/>
    <w:rsid w:val="003571BF"/>
    <w:rsid w:val="0035774D"/>
    <w:rsid w:val="003601BA"/>
    <w:rsid w:val="00361774"/>
    <w:rsid w:val="00364EF9"/>
    <w:rsid w:val="003650D8"/>
    <w:rsid w:val="0036615D"/>
    <w:rsid w:val="00367B4E"/>
    <w:rsid w:val="003738EB"/>
    <w:rsid w:val="00373D08"/>
    <w:rsid w:val="0038044A"/>
    <w:rsid w:val="00380831"/>
    <w:rsid w:val="00380A41"/>
    <w:rsid w:val="00382102"/>
    <w:rsid w:val="00384ADC"/>
    <w:rsid w:val="00387055"/>
    <w:rsid w:val="00387E47"/>
    <w:rsid w:val="003913BC"/>
    <w:rsid w:val="00391CBE"/>
    <w:rsid w:val="00391CD2"/>
    <w:rsid w:val="00392A6A"/>
    <w:rsid w:val="0039416E"/>
    <w:rsid w:val="00394FFE"/>
    <w:rsid w:val="00396732"/>
    <w:rsid w:val="00396E60"/>
    <w:rsid w:val="0039727C"/>
    <w:rsid w:val="003A675B"/>
    <w:rsid w:val="003A7D96"/>
    <w:rsid w:val="003B267C"/>
    <w:rsid w:val="003B4E97"/>
    <w:rsid w:val="003B519F"/>
    <w:rsid w:val="003B5CA8"/>
    <w:rsid w:val="003C2EAD"/>
    <w:rsid w:val="003C4760"/>
    <w:rsid w:val="003C50A5"/>
    <w:rsid w:val="003C5DB7"/>
    <w:rsid w:val="003C77D5"/>
    <w:rsid w:val="003D12F7"/>
    <w:rsid w:val="003D466E"/>
    <w:rsid w:val="003D53A4"/>
    <w:rsid w:val="003E09C0"/>
    <w:rsid w:val="003E0E8F"/>
    <w:rsid w:val="003E18BA"/>
    <w:rsid w:val="003E69E0"/>
    <w:rsid w:val="003F3392"/>
    <w:rsid w:val="003F5308"/>
    <w:rsid w:val="003F7041"/>
    <w:rsid w:val="003F7E2D"/>
    <w:rsid w:val="00402363"/>
    <w:rsid w:val="004031C2"/>
    <w:rsid w:val="004100D0"/>
    <w:rsid w:val="0041117F"/>
    <w:rsid w:val="004125B0"/>
    <w:rsid w:val="004142A1"/>
    <w:rsid w:val="00414914"/>
    <w:rsid w:val="004171AA"/>
    <w:rsid w:val="00417E62"/>
    <w:rsid w:val="00421A76"/>
    <w:rsid w:val="00421EA5"/>
    <w:rsid w:val="00421F79"/>
    <w:rsid w:val="00423804"/>
    <w:rsid w:val="0042501D"/>
    <w:rsid w:val="004270E7"/>
    <w:rsid w:val="00430815"/>
    <w:rsid w:val="00430DFB"/>
    <w:rsid w:val="00431F9E"/>
    <w:rsid w:val="00433034"/>
    <w:rsid w:val="004363A4"/>
    <w:rsid w:val="00436837"/>
    <w:rsid w:val="00437998"/>
    <w:rsid w:val="004437FC"/>
    <w:rsid w:val="00444572"/>
    <w:rsid w:val="00444C83"/>
    <w:rsid w:val="00446D31"/>
    <w:rsid w:val="00450CF9"/>
    <w:rsid w:val="00451ACF"/>
    <w:rsid w:val="00452EC6"/>
    <w:rsid w:val="0045464B"/>
    <w:rsid w:val="00456807"/>
    <w:rsid w:val="00461555"/>
    <w:rsid w:val="00467A57"/>
    <w:rsid w:val="00471809"/>
    <w:rsid w:val="0047268B"/>
    <w:rsid w:val="00475AF1"/>
    <w:rsid w:val="00477107"/>
    <w:rsid w:val="004772FF"/>
    <w:rsid w:val="004802A5"/>
    <w:rsid w:val="00483F76"/>
    <w:rsid w:val="00486EBD"/>
    <w:rsid w:val="00492FDE"/>
    <w:rsid w:val="0049348B"/>
    <w:rsid w:val="00493695"/>
    <w:rsid w:val="004939AF"/>
    <w:rsid w:val="00494DDB"/>
    <w:rsid w:val="0049597D"/>
    <w:rsid w:val="00495CEA"/>
    <w:rsid w:val="00496A82"/>
    <w:rsid w:val="004A1DF3"/>
    <w:rsid w:val="004A4EAD"/>
    <w:rsid w:val="004A5062"/>
    <w:rsid w:val="004A79B1"/>
    <w:rsid w:val="004B5A21"/>
    <w:rsid w:val="004B614D"/>
    <w:rsid w:val="004B6B28"/>
    <w:rsid w:val="004C03EA"/>
    <w:rsid w:val="004C0415"/>
    <w:rsid w:val="004C1BD1"/>
    <w:rsid w:val="004C200E"/>
    <w:rsid w:val="004C2F8D"/>
    <w:rsid w:val="004C4DA7"/>
    <w:rsid w:val="004C5406"/>
    <w:rsid w:val="004C70BD"/>
    <w:rsid w:val="004C7F5B"/>
    <w:rsid w:val="004D0948"/>
    <w:rsid w:val="004D16A7"/>
    <w:rsid w:val="004D32AE"/>
    <w:rsid w:val="004D6A7D"/>
    <w:rsid w:val="004E08D1"/>
    <w:rsid w:val="004E13E2"/>
    <w:rsid w:val="004E2110"/>
    <w:rsid w:val="004E428C"/>
    <w:rsid w:val="004E4F91"/>
    <w:rsid w:val="004E5D01"/>
    <w:rsid w:val="004E7819"/>
    <w:rsid w:val="004F006E"/>
    <w:rsid w:val="004F3878"/>
    <w:rsid w:val="004F4833"/>
    <w:rsid w:val="004F584B"/>
    <w:rsid w:val="004F79A9"/>
    <w:rsid w:val="004F7EA4"/>
    <w:rsid w:val="0050131D"/>
    <w:rsid w:val="00501F2F"/>
    <w:rsid w:val="00503F6D"/>
    <w:rsid w:val="00507FD7"/>
    <w:rsid w:val="00511B0A"/>
    <w:rsid w:val="00514F15"/>
    <w:rsid w:val="00520F6C"/>
    <w:rsid w:val="00527D18"/>
    <w:rsid w:val="00530841"/>
    <w:rsid w:val="00535D6F"/>
    <w:rsid w:val="005362AC"/>
    <w:rsid w:val="00536B1D"/>
    <w:rsid w:val="00544C8E"/>
    <w:rsid w:val="00552C96"/>
    <w:rsid w:val="0055522D"/>
    <w:rsid w:val="00555E86"/>
    <w:rsid w:val="00561238"/>
    <w:rsid w:val="00561B0D"/>
    <w:rsid w:val="00564188"/>
    <w:rsid w:val="00564CA6"/>
    <w:rsid w:val="00564D0A"/>
    <w:rsid w:val="0056557D"/>
    <w:rsid w:val="00565FA3"/>
    <w:rsid w:val="00566702"/>
    <w:rsid w:val="00567ACF"/>
    <w:rsid w:val="00567C72"/>
    <w:rsid w:val="0057180A"/>
    <w:rsid w:val="005726C0"/>
    <w:rsid w:val="005751B7"/>
    <w:rsid w:val="00576E3A"/>
    <w:rsid w:val="00582C77"/>
    <w:rsid w:val="0058354E"/>
    <w:rsid w:val="00585547"/>
    <w:rsid w:val="00586008"/>
    <w:rsid w:val="005860F9"/>
    <w:rsid w:val="005865B5"/>
    <w:rsid w:val="00586ED1"/>
    <w:rsid w:val="00590032"/>
    <w:rsid w:val="00591173"/>
    <w:rsid w:val="00593B4C"/>
    <w:rsid w:val="005951F0"/>
    <w:rsid w:val="005970A8"/>
    <w:rsid w:val="0059758A"/>
    <w:rsid w:val="005A07B7"/>
    <w:rsid w:val="005A2B03"/>
    <w:rsid w:val="005A582F"/>
    <w:rsid w:val="005A75B3"/>
    <w:rsid w:val="005A7744"/>
    <w:rsid w:val="005B10DF"/>
    <w:rsid w:val="005B61ED"/>
    <w:rsid w:val="005B633B"/>
    <w:rsid w:val="005C04A7"/>
    <w:rsid w:val="005C06CA"/>
    <w:rsid w:val="005C0BE4"/>
    <w:rsid w:val="005C1E48"/>
    <w:rsid w:val="005C5452"/>
    <w:rsid w:val="005C6C11"/>
    <w:rsid w:val="005C6FB4"/>
    <w:rsid w:val="005C76FE"/>
    <w:rsid w:val="005D0939"/>
    <w:rsid w:val="005D1394"/>
    <w:rsid w:val="005D3EF4"/>
    <w:rsid w:val="005D5902"/>
    <w:rsid w:val="005D7D69"/>
    <w:rsid w:val="005E0447"/>
    <w:rsid w:val="005E0542"/>
    <w:rsid w:val="005E1865"/>
    <w:rsid w:val="005E3425"/>
    <w:rsid w:val="005E5F2B"/>
    <w:rsid w:val="005E624B"/>
    <w:rsid w:val="005E7A18"/>
    <w:rsid w:val="005F07D0"/>
    <w:rsid w:val="005F1BDA"/>
    <w:rsid w:val="005F2969"/>
    <w:rsid w:val="005F2F84"/>
    <w:rsid w:val="00600324"/>
    <w:rsid w:val="00601686"/>
    <w:rsid w:val="0060510E"/>
    <w:rsid w:val="00605D40"/>
    <w:rsid w:val="006068CB"/>
    <w:rsid w:val="00612046"/>
    <w:rsid w:val="0061653D"/>
    <w:rsid w:val="00620D43"/>
    <w:rsid w:val="00621016"/>
    <w:rsid w:val="00622536"/>
    <w:rsid w:val="00627B68"/>
    <w:rsid w:val="00631280"/>
    <w:rsid w:val="00632688"/>
    <w:rsid w:val="00633410"/>
    <w:rsid w:val="00633469"/>
    <w:rsid w:val="00637657"/>
    <w:rsid w:val="00640A47"/>
    <w:rsid w:val="00640CE2"/>
    <w:rsid w:val="0064332C"/>
    <w:rsid w:val="0064344A"/>
    <w:rsid w:val="006447C5"/>
    <w:rsid w:val="00644B41"/>
    <w:rsid w:val="006465AC"/>
    <w:rsid w:val="0064751A"/>
    <w:rsid w:val="00650B31"/>
    <w:rsid w:val="00650E1B"/>
    <w:rsid w:val="006512C2"/>
    <w:rsid w:val="0065138B"/>
    <w:rsid w:val="00651A6D"/>
    <w:rsid w:val="006520CF"/>
    <w:rsid w:val="00654207"/>
    <w:rsid w:val="00655826"/>
    <w:rsid w:val="006601B5"/>
    <w:rsid w:val="00660386"/>
    <w:rsid w:val="00661426"/>
    <w:rsid w:val="00663043"/>
    <w:rsid w:val="0066315D"/>
    <w:rsid w:val="00663B45"/>
    <w:rsid w:val="0066527E"/>
    <w:rsid w:val="006718ED"/>
    <w:rsid w:val="00671D3C"/>
    <w:rsid w:val="00674DFE"/>
    <w:rsid w:val="00675CC7"/>
    <w:rsid w:val="0067609F"/>
    <w:rsid w:val="0067728C"/>
    <w:rsid w:val="00680F2D"/>
    <w:rsid w:val="0068407B"/>
    <w:rsid w:val="0068547A"/>
    <w:rsid w:val="00687CEF"/>
    <w:rsid w:val="00690D91"/>
    <w:rsid w:val="0069195F"/>
    <w:rsid w:val="00691BCB"/>
    <w:rsid w:val="00692A83"/>
    <w:rsid w:val="00692FEE"/>
    <w:rsid w:val="006930A2"/>
    <w:rsid w:val="006975D9"/>
    <w:rsid w:val="006A0716"/>
    <w:rsid w:val="006A07A9"/>
    <w:rsid w:val="006A5220"/>
    <w:rsid w:val="006A662A"/>
    <w:rsid w:val="006B1129"/>
    <w:rsid w:val="006B1730"/>
    <w:rsid w:val="006B6EBE"/>
    <w:rsid w:val="006C0554"/>
    <w:rsid w:val="006C3F1F"/>
    <w:rsid w:val="006D2086"/>
    <w:rsid w:val="006D24E7"/>
    <w:rsid w:val="006D2FB1"/>
    <w:rsid w:val="006D331E"/>
    <w:rsid w:val="006D3D6D"/>
    <w:rsid w:val="006D61EA"/>
    <w:rsid w:val="006D7C4A"/>
    <w:rsid w:val="006E1586"/>
    <w:rsid w:val="006E401B"/>
    <w:rsid w:val="006E4775"/>
    <w:rsid w:val="006E4AD4"/>
    <w:rsid w:val="006E7A43"/>
    <w:rsid w:val="006F3C7B"/>
    <w:rsid w:val="006F483B"/>
    <w:rsid w:val="007005E1"/>
    <w:rsid w:val="007008E5"/>
    <w:rsid w:val="00703AE1"/>
    <w:rsid w:val="007075A7"/>
    <w:rsid w:val="0070776C"/>
    <w:rsid w:val="007114AC"/>
    <w:rsid w:val="0071207F"/>
    <w:rsid w:val="00714E97"/>
    <w:rsid w:val="00715686"/>
    <w:rsid w:val="007159ED"/>
    <w:rsid w:val="00716C29"/>
    <w:rsid w:val="00720000"/>
    <w:rsid w:val="00720089"/>
    <w:rsid w:val="007222D9"/>
    <w:rsid w:val="00727E64"/>
    <w:rsid w:val="00727EC8"/>
    <w:rsid w:val="007301A1"/>
    <w:rsid w:val="00731870"/>
    <w:rsid w:val="00732D23"/>
    <w:rsid w:val="007336E4"/>
    <w:rsid w:val="007338B4"/>
    <w:rsid w:val="00734C2A"/>
    <w:rsid w:val="0073506E"/>
    <w:rsid w:val="00736B14"/>
    <w:rsid w:val="007427ED"/>
    <w:rsid w:val="00743D8A"/>
    <w:rsid w:val="00744C7B"/>
    <w:rsid w:val="00745F74"/>
    <w:rsid w:val="00746849"/>
    <w:rsid w:val="00751326"/>
    <w:rsid w:val="007521CB"/>
    <w:rsid w:val="00752F58"/>
    <w:rsid w:val="007563B3"/>
    <w:rsid w:val="00756A41"/>
    <w:rsid w:val="00757E54"/>
    <w:rsid w:val="007606A3"/>
    <w:rsid w:val="00760777"/>
    <w:rsid w:val="007624F6"/>
    <w:rsid w:val="007626CF"/>
    <w:rsid w:val="00762730"/>
    <w:rsid w:val="00764E2A"/>
    <w:rsid w:val="007678E3"/>
    <w:rsid w:val="00770BF5"/>
    <w:rsid w:val="00770E04"/>
    <w:rsid w:val="0077131C"/>
    <w:rsid w:val="007762D3"/>
    <w:rsid w:val="0077766F"/>
    <w:rsid w:val="00785B48"/>
    <w:rsid w:val="00786528"/>
    <w:rsid w:val="00786AD3"/>
    <w:rsid w:val="00787D14"/>
    <w:rsid w:val="00791544"/>
    <w:rsid w:val="007917B9"/>
    <w:rsid w:val="00792944"/>
    <w:rsid w:val="007932D5"/>
    <w:rsid w:val="0079378D"/>
    <w:rsid w:val="0079542A"/>
    <w:rsid w:val="007971C5"/>
    <w:rsid w:val="0079DE00"/>
    <w:rsid w:val="007A106F"/>
    <w:rsid w:val="007A1409"/>
    <w:rsid w:val="007A23F3"/>
    <w:rsid w:val="007A5A35"/>
    <w:rsid w:val="007A5F1D"/>
    <w:rsid w:val="007A6793"/>
    <w:rsid w:val="007A7A9D"/>
    <w:rsid w:val="007B01B2"/>
    <w:rsid w:val="007B0351"/>
    <w:rsid w:val="007B2E70"/>
    <w:rsid w:val="007B50D6"/>
    <w:rsid w:val="007B5697"/>
    <w:rsid w:val="007B5CB4"/>
    <w:rsid w:val="007B5D5C"/>
    <w:rsid w:val="007C25E4"/>
    <w:rsid w:val="007C28D8"/>
    <w:rsid w:val="007C2A14"/>
    <w:rsid w:val="007D0223"/>
    <w:rsid w:val="007D3DBE"/>
    <w:rsid w:val="007D4A70"/>
    <w:rsid w:val="007D5035"/>
    <w:rsid w:val="007E079F"/>
    <w:rsid w:val="007E1624"/>
    <w:rsid w:val="007E5185"/>
    <w:rsid w:val="007E523C"/>
    <w:rsid w:val="007E63A3"/>
    <w:rsid w:val="007E6E6A"/>
    <w:rsid w:val="007E758A"/>
    <w:rsid w:val="007F1358"/>
    <w:rsid w:val="007F2314"/>
    <w:rsid w:val="007F7F42"/>
    <w:rsid w:val="00800BF0"/>
    <w:rsid w:val="008027D0"/>
    <w:rsid w:val="00803EA3"/>
    <w:rsid w:val="008044A2"/>
    <w:rsid w:val="00805CDA"/>
    <w:rsid w:val="008065BF"/>
    <w:rsid w:val="008103E3"/>
    <w:rsid w:val="00810B1F"/>
    <w:rsid w:val="008131EB"/>
    <w:rsid w:val="008144D3"/>
    <w:rsid w:val="00814EE2"/>
    <w:rsid w:val="008157F3"/>
    <w:rsid w:val="00815D2C"/>
    <w:rsid w:val="0081693B"/>
    <w:rsid w:val="00817E17"/>
    <w:rsid w:val="00821762"/>
    <w:rsid w:val="00821F1E"/>
    <w:rsid w:val="0082205D"/>
    <w:rsid w:val="00822FF0"/>
    <w:rsid w:val="00823FEF"/>
    <w:rsid w:val="008266B5"/>
    <w:rsid w:val="008276AB"/>
    <w:rsid w:val="00832E1E"/>
    <w:rsid w:val="00833213"/>
    <w:rsid w:val="0083493E"/>
    <w:rsid w:val="008404F5"/>
    <w:rsid w:val="008419F3"/>
    <w:rsid w:val="00844DD1"/>
    <w:rsid w:val="008478E2"/>
    <w:rsid w:val="0085367D"/>
    <w:rsid w:val="00853CB5"/>
    <w:rsid w:val="008641BF"/>
    <w:rsid w:val="00866B3E"/>
    <w:rsid w:val="00866EE0"/>
    <w:rsid w:val="008729E3"/>
    <w:rsid w:val="00873140"/>
    <w:rsid w:val="00876073"/>
    <w:rsid w:val="008827CB"/>
    <w:rsid w:val="00890AC3"/>
    <w:rsid w:val="00890AFA"/>
    <w:rsid w:val="00891389"/>
    <w:rsid w:val="008918C0"/>
    <w:rsid w:val="00894344"/>
    <w:rsid w:val="008946EC"/>
    <w:rsid w:val="0089626C"/>
    <w:rsid w:val="008A4F76"/>
    <w:rsid w:val="008A6B11"/>
    <w:rsid w:val="008A743B"/>
    <w:rsid w:val="008B23DC"/>
    <w:rsid w:val="008B7659"/>
    <w:rsid w:val="008B7C22"/>
    <w:rsid w:val="008C08AD"/>
    <w:rsid w:val="008C36C9"/>
    <w:rsid w:val="008C5011"/>
    <w:rsid w:val="008C53E8"/>
    <w:rsid w:val="008C56D0"/>
    <w:rsid w:val="008C6392"/>
    <w:rsid w:val="008C6969"/>
    <w:rsid w:val="008D04E4"/>
    <w:rsid w:val="008D0F56"/>
    <w:rsid w:val="008D12E5"/>
    <w:rsid w:val="008D21BA"/>
    <w:rsid w:val="008D28B0"/>
    <w:rsid w:val="008D4628"/>
    <w:rsid w:val="008D543E"/>
    <w:rsid w:val="008D5968"/>
    <w:rsid w:val="008E1FF0"/>
    <w:rsid w:val="008E2755"/>
    <w:rsid w:val="008E3552"/>
    <w:rsid w:val="008E39CD"/>
    <w:rsid w:val="008E735F"/>
    <w:rsid w:val="008E7424"/>
    <w:rsid w:val="008F30F1"/>
    <w:rsid w:val="008F31D8"/>
    <w:rsid w:val="008F35E0"/>
    <w:rsid w:val="00903314"/>
    <w:rsid w:val="00903DAC"/>
    <w:rsid w:val="009042A7"/>
    <w:rsid w:val="00914992"/>
    <w:rsid w:val="009150BE"/>
    <w:rsid w:val="009159CB"/>
    <w:rsid w:val="0091F3E7"/>
    <w:rsid w:val="009201E9"/>
    <w:rsid w:val="009205B3"/>
    <w:rsid w:val="00920ECA"/>
    <w:rsid w:val="00930E72"/>
    <w:rsid w:val="009316D3"/>
    <w:rsid w:val="009317EA"/>
    <w:rsid w:val="00931816"/>
    <w:rsid w:val="009338E9"/>
    <w:rsid w:val="00934447"/>
    <w:rsid w:val="00941B7B"/>
    <w:rsid w:val="00941CBB"/>
    <w:rsid w:val="00945770"/>
    <w:rsid w:val="00947806"/>
    <w:rsid w:val="00947CF6"/>
    <w:rsid w:val="00952534"/>
    <w:rsid w:val="00952C4D"/>
    <w:rsid w:val="00955599"/>
    <w:rsid w:val="009577B8"/>
    <w:rsid w:val="0096203B"/>
    <w:rsid w:val="00962985"/>
    <w:rsid w:val="00963DFC"/>
    <w:rsid w:val="009667C1"/>
    <w:rsid w:val="00966E37"/>
    <w:rsid w:val="00967065"/>
    <w:rsid w:val="00970329"/>
    <w:rsid w:val="009728BE"/>
    <w:rsid w:val="009755D6"/>
    <w:rsid w:val="00975A0A"/>
    <w:rsid w:val="00977E1C"/>
    <w:rsid w:val="00977F65"/>
    <w:rsid w:val="00980AA2"/>
    <w:rsid w:val="009909CF"/>
    <w:rsid w:val="00990CCE"/>
    <w:rsid w:val="00994701"/>
    <w:rsid w:val="009974A3"/>
    <w:rsid w:val="009A02CD"/>
    <w:rsid w:val="009A1690"/>
    <w:rsid w:val="009A3A63"/>
    <w:rsid w:val="009A3C31"/>
    <w:rsid w:val="009A5086"/>
    <w:rsid w:val="009A66AD"/>
    <w:rsid w:val="009B18AA"/>
    <w:rsid w:val="009B74FE"/>
    <w:rsid w:val="009C0E08"/>
    <w:rsid w:val="009C1AEB"/>
    <w:rsid w:val="009C1BB4"/>
    <w:rsid w:val="009C7812"/>
    <w:rsid w:val="009D11C1"/>
    <w:rsid w:val="009D1E44"/>
    <w:rsid w:val="009D2E09"/>
    <w:rsid w:val="009D3B3C"/>
    <w:rsid w:val="009D4649"/>
    <w:rsid w:val="009D4E34"/>
    <w:rsid w:val="009D5294"/>
    <w:rsid w:val="009D65BD"/>
    <w:rsid w:val="009D7BCE"/>
    <w:rsid w:val="009E11F6"/>
    <w:rsid w:val="009E3255"/>
    <w:rsid w:val="009E361D"/>
    <w:rsid w:val="009E420A"/>
    <w:rsid w:val="009E4D49"/>
    <w:rsid w:val="009E598B"/>
    <w:rsid w:val="009E5A45"/>
    <w:rsid w:val="009E6659"/>
    <w:rsid w:val="009F0BB3"/>
    <w:rsid w:val="009F142A"/>
    <w:rsid w:val="009F19F6"/>
    <w:rsid w:val="009F200B"/>
    <w:rsid w:val="009F3155"/>
    <w:rsid w:val="009F31A0"/>
    <w:rsid w:val="009F3F53"/>
    <w:rsid w:val="009F4E42"/>
    <w:rsid w:val="009F6FDD"/>
    <w:rsid w:val="00A01AA0"/>
    <w:rsid w:val="00A02234"/>
    <w:rsid w:val="00A03468"/>
    <w:rsid w:val="00A111E4"/>
    <w:rsid w:val="00A13C0A"/>
    <w:rsid w:val="00A16654"/>
    <w:rsid w:val="00A21E56"/>
    <w:rsid w:val="00A24C92"/>
    <w:rsid w:val="00A25ADA"/>
    <w:rsid w:val="00A3027A"/>
    <w:rsid w:val="00A325B8"/>
    <w:rsid w:val="00A32C67"/>
    <w:rsid w:val="00A33994"/>
    <w:rsid w:val="00A34307"/>
    <w:rsid w:val="00A3539B"/>
    <w:rsid w:val="00A4060F"/>
    <w:rsid w:val="00A411B5"/>
    <w:rsid w:val="00A42A6E"/>
    <w:rsid w:val="00A43AEC"/>
    <w:rsid w:val="00A45A69"/>
    <w:rsid w:val="00A503B2"/>
    <w:rsid w:val="00A505DE"/>
    <w:rsid w:val="00A50C4A"/>
    <w:rsid w:val="00A53669"/>
    <w:rsid w:val="00A54169"/>
    <w:rsid w:val="00A543E2"/>
    <w:rsid w:val="00A544A4"/>
    <w:rsid w:val="00A606C1"/>
    <w:rsid w:val="00A62B19"/>
    <w:rsid w:val="00A65CC2"/>
    <w:rsid w:val="00A66177"/>
    <w:rsid w:val="00A66E90"/>
    <w:rsid w:val="00A70AA2"/>
    <w:rsid w:val="00A74601"/>
    <w:rsid w:val="00A746D2"/>
    <w:rsid w:val="00A80642"/>
    <w:rsid w:val="00A81DE2"/>
    <w:rsid w:val="00A83C78"/>
    <w:rsid w:val="00A84CA4"/>
    <w:rsid w:val="00A91EC3"/>
    <w:rsid w:val="00A92971"/>
    <w:rsid w:val="00A9477E"/>
    <w:rsid w:val="00A96364"/>
    <w:rsid w:val="00A97D5C"/>
    <w:rsid w:val="00AA12A0"/>
    <w:rsid w:val="00AA2C42"/>
    <w:rsid w:val="00AA3E2F"/>
    <w:rsid w:val="00AA62F0"/>
    <w:rsid w:val="00AB053C"/>
    <w:rsid w:val="00AB13DB"/>
    <w:rsid w:val="00AB33CF"/>
    <w:rsid w:val="00AB3550"/>
    <w:rsid w:val="00AB6BE9"/>
    <w:rsid w:val="00AC0388"/>
    <w:rsid w:val="00AC74E6"/>
    <w:rsid w:val="00AD0939"/>
    <w:rsid w:val="00AD466E"/>
    <w:rsid w:val="00AD57A8"/>
    <w:rsid w:val="00AD60F6"/>
    <w:rsid w:val="00AE22F8"/>
    <w:rsid w:val="00AE2669"/>
    <w:rsid w:val="00AE38A6"/>
    <w:rsid w:val="00AE464D"/>
    <w:rsid w:val="00AE6F38"/>
    <w:rsid w:val="00AE70E7"/>
    <w:rsid w:val="00AF4D8A"/>
    <w:rsid w:val="00AF5011"/>
    <w:rsid w:val="00AF7C94"/>
    <w:rsid w:val="00B0044B"/>
    <w:rsid w:val="00B01351"/>
    <w:rsid w:val="00B02364"/>
    <w:rsid w:val="00B043F4"/>
    <w:rsid w:val="00B04591"/>
    <w:rsid w:val="00B04F48"/>
    <w:rsid w:val="00B063D8"/>
    <w:rsid w:val="00B074B5"/>
    <w:rsid w:val="00B10D82"/>
    <w:rsid w:val="00B1295B"/>
    <w:rsid w:val="00B13FE6"/>
    <w:rsid w:val="00B1454D"/>
    <w:rsid w:val="00B146DE"/>
    <w:rsid w:val="00B17B8A"/>
    <w:rsid w:val="00B20610"/>
    <w:rsid w:val="00B20971"/>
    <w:rsid w:val="00B2241F"/>
    <w:rsid w:val="00B26DF7"/>
    <w:rsid w:val="00B275F0"/>
    <w:rsid w:val="00B35C82"/>
    <w:rsid w:val="00B36244"/>
    <w:rsid w:val="00B364E7"/>
    <w:rsid w:val="00B364FA"/>
    <w:rsid w:val="00B36BBA"/>
    <w:rsid w:val="00B4178F"/>
    <w:rsid w:val="00B41A03"/>
    <w:rsid w:val="00B43ABE"/>
    <w:rsid w:val="00B45E6E"/>
    <w:rsid w:val="00B531EE"/>
    <w:rsid w:val="00B534CB"/>
    <w:rsid w:val="00B57762"/>
    <w:rsid w:val="00B60200"/>
    <w:rsid w:val="00B62763"/>
    <w:rsid w:val="00B633FD"/>
    <w:rsid w:val="00B6459B"/>
    <w:rsid w:val="00B6520A"/>
    <w:rsid w:val="00B65E94"/>
    <w:rsid w:val="00B717BE"/>
    <w:rsid w:val="00B72E20"/>
    <w:rsid w:val="00B80A29"/>
    <w:rsid w:val="00B816B2"/>
    <w:rsid w:val="00B8186D"/>
    <w:rsid w:val="00B835C8"/>
    <w:rsid w:val="00B83B96"/>
    <w:rsid w:val="00B848C8"/>
    <w:rsid w:val="00B8568A"/>
    <w:rsid w:val="00B904D0"/>
    <w:rsid w:val="00B9061B"/>
    <w:rsid w:val="00B92B7F"/>
    <w:rsid w:val="00B934BE"/>
    <w:rsid w:val="00B93D88"/>
    <w:rsid w:val="00BA0090"/>
    <w:rsid w:val="00BA1429"/>
    <w:rsid w:val="00BA5F5B"/>
    <w:rsid w:val="00BA5FE1"/>
    <w:rsid w:val="00BA7F0A"/>
    <w:rsid w:val="00BB2DDF"/>
    <w:rsid w:val="00BB4A2C"/>
    <w:rsid w:val="00BB4FC0"/>
    <w:rsid w:val="00BB5990"/>
    <w:rsid w:val="00BB7535"/>
    <w:rsid w:val="00BC16E6"/>
    <w:rsid w:val="00BC2E4A"/>
    <w:rsid w:val="00BC5297"/>
    <w:rsid w:val="00BC667E"/>
    <w:rsid w:val="00BC6DED"/>
    <w:rsid w:val="00BC73B8"/>
    <w:rsid w:val="00BD3280"/>
    <w:rsid w:val="00BD3349"/>
    <w:rsid w:val="00BD345E"/>
    <w:rsid w:val="00BD36E7"/>
    <w:rsid w:val="00BD4452"/>
    <w:rsid w:val="00BD4453"/>
    <w:rsid w:val="00BD69EC"/>
    <w:rsid w:val="00BD7417"/>
    <w:rsid w:val="00BE042C"/>
    <w:rsid w:val="00BE156D"/>
    <w:rsid w:val="00BE2EB7"/>
    <w:rsid w:val="00BE4622"/>
    <w:rsid w:val="00BE5EBB"/>
    <w:rsid w:val="00BF05C8"/>
    <w:rsid w:val="00BF4804"/>
    <w:rsid w:val="00BF53CA"/>
    <w:rsid w:val="00C046C5"/>
    <w:rsid w:val="00C058B9"/>
    <w:rsid w:val="00C11F0C"/>
    <w:rsid w:val="00C142E1"/>
    <w:rsid w:val="00C14AE8"/>
    <w:rsid w:val="00C16470"/>
    <w:rsid w:val="00C16FBB"/>
    <w:rsid w:val="00C170E7"/>
    <w:rsid w:val="00C2154D"/>
    <w:rsid w:val="00C22941"/>
    <w:rsid w:val="00C22DA0"/>
    <w:rsid w:val="00C24998"/>
    <w:rsid w:val="00C252D6"/>
    <w:rsid w:val="00C25BFE"/>
    <w:rsid w:val="00C264E0"/>
    <w:rsid w:val="00C316EA"/>
    <w:rsid w:val="00C31CBA"/>
    <w:rsid w:val="00C35B94"/>
    <w:rsid w:val="00C3705C"/>
    <w:rsid w:val="00C37B55"/>
    <w:rsid w:val="00C37BC7"/>
    <w:rsid w:val="00C37E93"/>
    <w:rsid w:val="00C40BD7"/>
    <w:rsid w:val="00C41553"/>
    <w:rsid w:val="00C46B90"/>
    <w:rsid w:val="00C47112"/>
    <w:rsid w:val="00C47CE0"/>
    <w:rsid w:val="00C55609"/>
    <w:rsid w:val="00C6090F"/>
    <w:rsid w:val="00C624BA"/>
    <w:rsid w:val="00C70064"/>
    <w:rsid w:val="00C70763"/>
    <w:rsid w:val="00C70B7D"/>
    <w:rsid w:val="00C715D4"/>
    <w:rsid w:val="00C73997"/>
    <w:rsid w:val="00C7558A"/>
    <w:rsid w:val="00C75C33"/>
    <w:rsid w:val="00C80D07"/>
    <w:rsid w:val="00C863BA"/>
    <w:rsid w:val="00C8668B"/>
    <w:rsid w:val="00C86D1F"/>
    <w:rsid w:val="00C8774F"/>
    <w:rsid w:val="00C95C07"/>
    <w:rsid w:val="00CA034B"/>
    <w:rsid w:val="00CA0B71"/>
    <w:rsid w:val="00CA10C1"/>
    <w:rsid w:val="00CA11DA"/>
    <w:rsid w:val="00CA20A9"/>
    <w:rsid w:val="00CA210C"/>
    <w:rsid w:val="00CA2B8A"/>
    <w:rsid w:val="00CA4558"/>
    <w:rsid w:val="00CA76A6"/>
    <w:rsid w:val="00CB102A"/>
    <w:rsid w:val="00CB22C2"/>
    <w:rsid w:val="00CB3013"/>
    <w:rsid w:val="00CB3E4B"/>
    <w:rsid w:val="00CB6615"/>
    <w:rsid w:val="00CB7653"/>
    <w:rsid w:val="00CB7832"/>
    <w:rsid w:val="00CC0DFB"/>
    <w:rsid w:val="00CC36F5"/>
    <w:rsid w:val="00CC591B"/>
    <w:rsid w:val="00CC66B4"/>
    <w:rsid w:val="00CD2079"/>
    <w:rsid w:val="00CD2537"/>
    <w:rsid w:val="00CD2D35"/>
    <w:rsid w:val="00CD2E94"/>
    <w:rsid w:val="00CD41FE"/>
    <w:rsid w:val="00CD4A31"/>
    <w:rsid w:val="00CD4FA7"/>
    <w:rsid w:val="00CE196C"/>
    <w:rsid w:val="00CE2403"/>
    <w:rsid w:val="00CE445C"/>
    <w:rsid w:val="00CE488A"/>
    <w:rsid w:val="00CE63C6"/>
    <w:rsid w:val="00CE7B8A"/>
    <w:rsid w:val="00CF023D"/>
    <w:rsid w:val="00CF6801"/>
    <w:rsid w:val="00CF6821"/>
    <w:rsid w:val="00CF6E9D"/>
    <w:rsid w:val="00D020D6"/>
    <w:rsid w:val="00D05811"/>
    <w:rsid w:val="00D072D9"/>
    <w:rsid w:val="00D07A91"/>
    <w:rsid w:val="00D11F78"/>
    <w:rsid w:val="00D16365"/>
    <w:rsid w:val="00D164C2"/>
    <w:rsid w:val="00D207D5"/>
    <w:rsid w:val="00D20AF1"/>
    <w:rsid w:val="00D270C5"/>
    <w:rsid w:val="00D3163B"/>
    <w:rsid w:val="00D3187A"/>
    <w:rsid w:val="00D3379D"/>
    <w:rsid w:val="00D337D1"/>
    <w:rsid w:val="00D3505C"/>
    <w:rsid w:val="00D36C7E"/>
    <w:rsid w:val="00D42DBD"/>
    <w:rsid w:val="00D43E3B"/>
    <w:rsid w:val="00D44DC5"/>
    <w:rsid w:val="00D44F3E"/>
    <w:rsid w:val="00D52608"/>
    <w:rsid w:val="00D567A2"/>
    <w:rsid w:val="00D56B30"/>
    <w:rsid w:val="00D609D6"/>
    <w:rsid w:val="00D60EB8"/>
    <w:rsid w:val="00D63044"/>
    <w:rsid w:val="00D636EC"/>
    <w:rsid w:val="00D6523B"/>
    <w:rsid w:val="00D674B1"/>
    <w:rsid w:val="00D70E7F"/>
    <w:rsid w:val="00D7133E"/>
    <w:rsid w:val="00D7161F"/>
    <w:rsid w:val="00D71D0B"/>
    <w:rsid w:val="00D7212F"/>
    <w:rsid w:val="00D8245E"/>
    <w:rsid w:val="00D830B0"/>
    <w:rsid w:val="00D83686"/>
    <w:rsid w:val="00D84A72"/>
    <w:rsid w:val="00D850A8"/>
    <w:rsid w:val="00D85802"/>
    <w:rsid w:val="00D869C3"/>
    <w:rsid w:val="00D91B81"/>
    <w:rsid w:val="00D92B0E"/>
    <w:rsid w:val="00DA017D"/>
    <w:rsid w:val="00DA0B4E"/>
    <w:rsid w:val="00DA6045"/>
    <w:rsid w:val="00DB0CCD"/>
    <w:rsid w:val="00DB14C9"/>
    <w:rsid w:val="00DB1FDC"/>
    <w:rsid w:val="00DB2EAC"/>
    <w:rsid w:val="00DB4E47"/>
    <w:rsid w:val="00DB5136"/>
    <w:rsid w:val="00DB544C"/>
    <w:rsid w:val="00DB6DEF"/>
    <w:rsid w:val="00DC0D3D"/>
    <w:rsid w:val="00DC1FE1"/>
    <w:rsid w:val="00DC209D"/>
    <w:rsid w:val="00DC313C"/>
    <w:rsid w:val="00DC3C0A"/>
    <w:rsid w:val="00DC5583"/>
    <w:rsid w:val="00DC70CA"/>
    <w:rsid w:val="00DD0038"/>
    <w:rsid w:val="00DD4409"/>
    <w:rsid w:val="00DD4455"/>
    <w:rsid w:val="00DD6A4C"/>
    <w:rsid w:val="00DE2838"/>
    <w:rsid w:val="00DE3ABB"/>
    <w:rsid w:val="00DE412C"/>
    <w:rsid w:val="00DE46D6"/>
    <w:rsid w:val="00DE7515"/>
    <w:rsid w:val="00DF1EE4"/>
    <w:rsid w:val="00DF206F"/>
    <w:rsid w:val="00DF21F7"/>
    <w:rsid w:val="00DF252C"/>
    <w:rsid w:val="00DF36CE"/>
    <w:rsid w:val="00DF3719"/>
    <w:rsid w:val="00DF71B5"/>
    <w:rsid w:val="00E01F1F"/>
    <w:rsid w:val="00E0594C"/>
    <w:rsid w:val="00E05A75"/>
    <w:rsid w:val="00E062D0"/>
    <w:rsid w:val="00E073BE"/>
    <w:rsid w:val="00E11123"/>
    <w:rsid w:val="00E13445"/>
    <w:rsid w:val="00E15423"/>
    <w:rsid w:val="00E15A5C"/>
    <w:rsid w:val="00E15E23"/>
    <w:rsid w:val="00E17F64"/>
    <w:rsid w:val="00E20624"/>
    <w:rsid w:val="00E2274D"/>
    <w:rsid w:val="00E24AF2"/>
    <w:rsid w:val="00E26774"/>
    <w:rsid w:val="00E30F33"/>
    <w:rsid w:val="00E313C3"/>
    <w:rsid w:val="00E32C36"/>
    <w:rsid w:val="00E330AC"/>
    <w:rsid w:val="00E33253"/>
    <w:rsid w:val="00E3523F"/>
    <w:rsid w:val="00E35B99"/>
    <w:rsid w:val="00E37F22"/>
    <w:rsid w:val="00E43252"/>
    <w:rsid w:val="00E451CE"/>
    <w:rsid w:val="00E4593E"/>
    <w:rsid w:val="00E479FC"/>
    <w:rsid w:val="00E530AE"/>
    <w:rsid w:val="00E55247"/>
    <w:rsid w:val="00E57AB3"/>
    <w:rsid w:val="00E60A32"/>
    <w:rsid w:val="00E61362"/>
    <w:rsid w:val="00E614CF"/>
    <w:rsid w:val="00E63102"/>
    <w:rsid w:val="00E6346F"/>
    <w:rsid w:val="00E650A1"/>
    <w:rsid w:val="00E65561"/>
    <w:rsid w:val="00E65B8D"/>
    <w:rsid w:val="00E66FE4"/>
    <w:rsid w:val="00E74033"/>
    <w:rsid w:val="00E749BA"/>
    <w:rsid w:val="00E778BC"/>
    <w:rsid w:val="00E84B07"/>
    <w:rsid w:val="00E84C7B"/>
    <w:rsid w:val="00E86622"/>
    <w:rsid w:val="00E91A3C"/>
    <w:rsid w:val="00E94273"/>
    <w:rsid w:val="00EA0980"/>
    <w:rsid w:val="00EA2579"/>
    <w:rsid w:val="00EA68DF"/>
    <w:rsid w:val="00EA6B7A"/>
    <w:rsid w:val="00EB2628"/>
    <w:rsid w:val="00EB34BD"/>
    <w:rsid w:val="00EB5E94"/>
    <w:rsid w:val="00EB78B6"/>
    <w:rsid w:val="00EC3995"/>
    <w:rsid w:val="00EC6266"/>
    <w:rsid w:val="00EC6C5C"/>
    <w:rsid w:val="00EC6F09"/>
    <w:rsid w:val="00EC7BAA"/>
    <w:rsid w:val="00ED17D7"/>
    <w:rsid w:val="00ED2042"/>
    <w:rsid w:val="00ED2562"/>
    <w:rsid w:val="00ED26D0"/>
    <w:rsid w:val="00ED4039"/>
    <w:rsid w:val="00ED766A"/>
    <w:rsid w:val="00ED7844"/>
    <w:rsid w:val="00ED7F43"/>
    <w:rsid w:val="00EE17B0"/>
    <w:rsid w:val="00EE4568"/>
    <w:rsid w:val="00EF4121"/>
    <w:rsid w:val="00EF4771"/>
    <w:rsid w:val="00F0167F"/>
    <w:rsid w:val="00F0246C"/>
    <w:rsid w:val="00F0340D"/>
    <w:rsid w:val="00F062BC"/>
    <w:rsid w:val="00F066C4"/>
    <w:rsid w:val="00F11D61"/>
    <w:rsid w:val="00F1223B"/>
    <w:rsid w:val="00F124B4"/>
    <w:rsid w:val="00F16E6A"/>
    <w:rsid w:val="00F20B9F"/>
    <w:rsid w:val="00F22A36"/>
    <w:rsid w:val="00F22C8F"/>
    <w:rsid w:val="00F235B3"/>
    <w:rsid w:val="00F23CE6"/>
    <w:rsid w:val="00F25767"/>
    <w:rsid w:val="00F26775"/>
    <w:rsid w:val="00F269F2"/>
    <w:rsid w:val="00F26AD3"/>
    <w:rsid w:val="00F27D23"/>
    <w:rsid w:val="00F27F50"/>
    <w:rsid w:val="00F3208D"/>
    <w:rsid w:val="00F32CB8"/>
    <w:rsid w:val="00F3424B"/>
    <w:rsid w:val="00F3548C"/>
    <w:rsid w:val="00F36024"/>
    <w:rsid w:val="00F36168"/>
    <w:rsid w:val="00F3676C"/>
    <w:rsid w:val="00F36816"/>
    <w:rsid w:val="00F405DD"/>
    <w:rsid w:val="00F409EF"/>
    <w:rsid w:val="00F40D42"/>
    <w:rsid w:val="00F4404C"/>
    <w:rsid w:val="00F45B23"/>
    <w:rsid w:val="00F45C17"/>
    <w:rsid w:val="00F51B6C"/>
    <w:rsid w:val="00F5406A"/>
    <w:rsid w:val="00F572F3"/>
    <w:rsid w:val="00F64782"/>
    <w:rsid w:val="00F670A5"/>
    <w:rsid w:val="00F67FA4"/>
    <w:rsid w:val="00F702E8"/>
    <w:rsid w:val="00F70594"/>
    <w:rsid w:val="00F73540"/>
    <w:rsid w:val="00F73C00"/>
    <w:rsid w:val="00F7508C"/>
    <w:rsid w:val="00F8230F"/>
    <w:rsid w:val="00F87A8C"/>
    <w:rsid w:val="00F91F94"/>
    <w:rsid w:val="00F92985"/>
    <w:rsid w:val="00F961BD"/>
    <w:rsid w:val="00F96624"/>
    <w:rsid w:val="00F9742E"/>
    <w:rsid w:val="00FA3735"/>
    <w:rsid w:val="00FA3F5D"/>
    <w:rsid w:val="00FA4632"/>
    <w:rsid w:val="00FA5B85"/>
    <w:rsid w:val="00FB0219"/>
    <w:rsid w:val="00FB0EF8"/>
    <w:rsid w:val="00FB40FC"/>
    <w:rsid w:val="00FB454C"/>
    <w:rsid w:val="00FB4D51"/>
    <w:rsid w:val="00FB7286"/>
    <w:rsid w:val="00FB7A0F"/>
    <w:rsid w:val="00FB7CF5"/>
    <w:rsid w:val="00FC1DEC"/>
    <w:rsid w:val="00FC4DC6"/>
    <w:rsid w:val="00FC56D6"/>
    <w:rsid w:val="00FC7E0E"/>
    <w:rsid w:val="00FE4A3E"/>
    <w:rsid w:val="00FE4A9F"/>
    <w:rsid w:val="00FE5E0D"/>
    <w:rsid w:val="00FE5F9A"/>
    <w:rsid w:val="00FF13E0"/>
    <w:rsid w:val="00FF1A9F"/>
    <w:rsid w:val="00FF1ED7"/>
    <w:rsid w:val="00FF3107"/>
    <w:rsid w:val="00FF46A2"/>
    <w:rsid w:val="00FF52A8"/>
    <w:rsid w:val="0143A461"/>
    <w:rsid w:val="015EE616"/>
    <w:rsid w:val="01608C03"/>
    <w:rsid w:val="019CE9FC"/>
    <w:rsid w:val="01D3080D"/>
    <w:rsid w:val="01E4DC98"/>
    <w:rsid w:val="01E546A6"/>
    <w:rsid w:val="027F5D08"/>
    <w:rsid w:val="02CFB18D"/>
    <w:rsid w:val="031EA575"/>
    <w:rsid w:val="037C4095"/>
    <w:rsid w:val="03836AF2"/>
    <w:rsid w:val="0397AE1E"/>
    <w:rsid w:val="03AEF485"/>
    <w:rsid w:val="03E78D65"/>
    <w:rsid w:val="03F9839D"/>
    <w:rsid w:val="04B33D82"/>
    <w:rsid w:val="04E2C9C7"/>
    <w:rsid w:val="05415FE3"/>
    <w:rsid w:val="0547D80B"/>
    <w:rsid w:val="0564352A"/>
    <w:rsid w:val="0568B0FF"/>
    <w:rsid w:val="05887D55"/>
    <w:rsid w:val="06659945"/>
    <w:rsid w:val="06E39F42"/>
    <w:rsid w:val="06E7348D"/>
    <w:rsid w:val="080B1BFB"/>
    <w:rsid w:val="0856D9C8"/>
    <w:rsid w:val="08587714"/>
    <w:rsid w:val="08628CA0"/>
    <w:rsid w:val="08750BE5"/>
    <w:rsid w:val="08AFEB6E"/>
    <w:rsid w:val="08B66633"/>
    <w:rsid w:val="09066B34"/>
    <w:rsid w:val="093FE3E3"/>
    <w:rsid w:val="09C21EA3"/>
    <w:rsid w:val="09D66240"/>
    <w:rsid w:val="09E3405C"/>
    <w:rsid w:val="0A0BB87B"/>
    <w:rsid w:val="0A0ED3B6"/>
    <w:rsid w:val="0A5AB921"/>
    <w:rsid w:val="0A986E19"/>
    <w:rsid w:val="0ACFD2EA"/>
    <w:rsid w:val="0ADB0A72"/>
    <w:rsid w:val="0B8C022B"/>
    <w:rsid w:val="0BB1793D"/>
    <w:rsid w:val="0C45686A"/>
    <w:rsid w:val="0C714B4C"/>
    <w:rsid w:val="0CBE0F1D"/>
    <w:rsid w:val="0CC92630"/>
    <w:rsid w:val="0CD27B71"/>
    <w:rsid w:val="0CE6E601"/>
    <w:rsid w:val="0D0E3928"/>
    <w:rsid w:val="0DA21CE7"/>
    <w:rsid w:val="0DBA9247"/>
    <w:rsid w:val="0DEC55FE"/>
    <w:rsid w:val="0E4879E5"/>
    <w:rsid w:val="0E682AB1"/>
    <w:rsid w:val="0E732E11"/>
    <w:rsid w:val="0E78B00D"/>
    <w:rsid w:val="0E79E941"/>
    <w:rsid w:val="0EDFE863"/>
    <w:rsid w:val="0EE6641D"/>
    <w:rsid w:val="0F0E14BE"/>
    <w:rsid w:val="0F15AF0D"/>
    <w:rsid w:val="0F4E0B1D"/>
    <w:rsid w:val="0F63F5F6"/>
    <w:rsid w:val="0FCE8259"/>
    <w:rsid w:val="0FF4C509"/>
    <w:rsid w:val="1006795A"/>
    <w:rsid w:val="1045E347"/>
    <w:rsid w:val="109450F4"/>
    <w:rsid w:val="10B0AC56"/>
    <w:rsid w:val="10EC3174"/>
    <w:rsid w:val="10F253A2"/>
    <w:rsid w:val="11063DB2"/>
    <w:rsid w:val="11B317C5"/>
    <w:rsid w:val="11C4A0A9"/>
    <w:rsid w:val="131D0DBA"/>
    <w:rsid w:val="1325D338"/>
    <w:rsid w:val="1351F5C1"/>
    <w:rsid w:val="13828F18"/>
    <w:rsid w:val="1398A109"/>
    <w:rsid w:val="139C1CE8"/>
    <w:rsid w:val="13AB4C43"/>
    <w:rsid w:val="13AE5643"/>
    <w:rsid w:val="13C62473"/>
    <w:rsid w:val="13C9CD74"/>
    <w:rsid w:val="13DEFD45"/>
    <w:rsid w:val="13F8F1C7"/>
    <w:rsid w:val="1430DA5F"/>
    <w:rsid w:val="14434213"/>
    <w:rsid w:val="144B9372"/>
    <w:rsid w:val="144CFA07"/>
    <w:rsid w:val="1459844C"/>
    <w:rsid w:val="148B35D0"/>
    <w:rsid w:val="1518E89E"/>
    <w:rsid w:val="152ADD02"/>
    <w:rsid w:val="152CCEFC"/>
    <w:rsid w:val="1550325E"/>
    <w:rsid w:val="157E09D8"/>
    <w:rsid w:val="15E83B65"/>
    <w:rsid w:val="16AF0DF3"/>
    <w:rsid w:val="16B5E6CF"/>
    <w:rsid w:val="175E72AC"/>
    <w:rsid w:val="17A2EC58"/>
    <w:rsid w:val="17C48253"/>
    <w:rsid w:val="17D4346E"/>
    <w:rsid w:val="1877299C"/>
    <w:rsid w:val="1889430B"/>
    <w:rsid w:val="18CF03CC"/>
    <w:rsid w:val="18F2B970"/>
    <w:rsid w:val="190ACB4C"/>
    <w:rsid w:val="1950C7BC"/>
    <w:rsid w:val="196F540C"/>
    <w:rsid w:val="1979A9CF"/>
    <w:rsid w:val="1992009A"/>
    <w:rsid w:val="1994994F"/>
    <w:rsid w:val="19C46385"/>
    <w:rsid w:val="1A286F58"/>
    <w:rsid w:val="1A31615B"/>
    <w:rsid w:val="1AC29349"/>
    <w:rsid w:val="1AD0AB4F"/>
    <w:rsid w:val="1B8BB81A"/>
    <w:rsid w:val="1BBAA6A8"/>
    <w:rsid w:val="1BD4A7D0"/>
    <w:rsid w:val="1BFFD213"/>
    <w:rsid w:val="1C0E07B4"/>
    <w:rsid w:val="1C162573"/>
    <w:rsid w:val="1C2808F9"/>
    <w:rsid w:val="1C98D6C5"/>
    <w:rsid w:val="1CBBAC84"/>
    <w:rsid w:val="1CEE48F8"/>
    <w:rsid w:val="1D08B67F"/>
    <w:rsid w:val="1D0E0B70"/>
    <w:rsid w:val="1D5C1183"/>
    <w:rsid w:val="1D79490F"/>
    <w:rsid w:val="1DBBDC7C"/>
    <w:rsid w:val="1DD98815"/>
    <w:rsid w:val="1DFCDB3B"/>
    <w:rsid w:val="1E415316"/>
    <w:rsid w:val="1EC87C6A"/>
    <w:rsid w:val="1F1F63E6"/>
    <w:rsid w:val="1F5DD20B"/>
    <w:rsid w:val="1FF9ECC7"/>
    <w:rsid w:val="203E141E"/>
    <w:rsid w:val="20AC2137"/>
    <w:rsid w:val="20BA7310"/>
    <w:rsid w:val="20BF74EF"/>
    <w:rsid w:val="20E4B206"/>
    <w:rsid w:val="2145C272"/>
    <w:rsid w:val="2165DEA6"/>
    <w:rsid w:val="21F3D644"/>
    <w:rsid w:val="220687A0"/>
    <w:rsid w:val="2220C675"/>
    <w:rsid w:val="224A4A15"/>
    <w:rsid w:val="2257E660"/>
    <w:rsid w:val="22A31E9A"/>
    <w:rsid w:val="22B68820"/>
    <w:rsid w:val="234E6CE6"/>
    <w:rsid w:val="23F0A766"/>
    <w:rsid w:val="241EED7A"/>
    <w:rsid w:val="24442206"/>
    <w:rsid w:val="24C4E49E"/>
    <w:rsid w:val="24C9986F"/>
    <w:rsid w:val="24DBFA1A"/>
    <w:rsid w:val="251FF298"/>
    <w:rsid w:val="252FE88C"/>
    <w:rsid w:val="25611481"/>
    <w:rsid w:val="2572270E"/>
    <w:rsid w:val="25916A90"/>
    <w:rsid w:val="25E8DBFC"/>
    <w:rsid w:val="2622A133"/>
    <w:rsid w:val="26885E85"/>
    <w:rsid w:val="26AAA7FB"/>
    <w:rsid w:val="26D7CED1"/>
    <w:rsid w:val="2784AD34"/>
    <w:rsid w:val="278F987A"/>
    <w:rsid w:val="27B54D42"/>
    <w:rsid w:val="27D26252"/>
    <w:rsid w:val="27E42570"/>
    <w:rsid w:val="27F5D3F9"/>
    <w:rsid w:val="286F3C6C"/>
    <w:rsid w:val="28B02E1A"/>
    <w:rsid w:val="29084E5F"/>
    <w:rsid w:val="2911ED84"/>
    <w:rsid w:val="293F0723"/>
    <w:rsid w:val="293FE98D"/>
    <w:rsid w:val="29755058"/>
    <w:rsid w:val="297BCF36"/>
    <w:rsid w:val="29980881"/>
    <w:rsid w:val="29C98366"/>
    <w:rsid w:val="29E343C6"/>
    <w:rsid w:val="29F68CAD"/>
    <w:rsid w:val="2A4E7592"/>
    <w:rsid w:val="2A543852"/>
    <w:rsid w:val="2A5FB7B6"/>
    <w:rsid w:val="2AE87A1C"/>
    <w:rsid w:val="2AEF0303"/>
    <w:rsid w:val="2AF8F081"/>
    <w:rsid w:val="2AFBBD3A"/>
    <w:rsid w:val="2B3AAD38"/>
    <w:rsid w:val="2B3F8F4C"/>
    <w:rsid w:val="2B683801"/>
    <w:rsid w:val="2B70C612"/>
    <w:rsid w:val="2B8C73D2"/>
    <w:rsid w:val="2BF61968"/>
    <w:rsid w:val="2C182F92"/>
    <w:rsid w:val="2C72EDE3"/>
    <w:rsid w:val="2CB28CE6"/>
    <w:rsid w:val="2CD70A74"/>
    <w:rsid w:val="2D180CCC"/>
    <w:rsid w:val="2DBF66B4"/>
    <w:rsid w:val="2DD702BD"/>
    <w:rsid w:val="2DEA05F2"/>
    <w:rsid w:val="2E44E89D"/>
    <w:rsid w:val="2EF173BB"/>
    <w:rsid w:val="2F82BDE8"/>
    <w:rsid w:val="2FB43D63"/>
    <w:rsid w:val="303847BB"/>
    <w:rsid w:val="304786C1"/>
    <w:rsid w:val="305B0B26"/>
    <w:rsid w:val="307A9E21"/>
    <w:rsid w:val="30AD9E28"/>
    <w:rsid w:val="30AE4784"/>
    <w:rsid w:val="31306BE4"/>
    <w:rsid w:val="3136FD4D"/>
    <w:rsid w:val="314F4988"/>
    <w:rsid w:val="315196D0"/>
    <w:rsid w:val="31690EDB"/>
    <w:rsid w:val="3195679F"/>
    <w:rsid w:val="31CC8AB2"/>
    <w:rsid w:val="3200A9BC"/>
    <w:rsid w:val="32065ED3"/>
    <w:rsid w:val="321529C2"/>
    <w:rsid w:val="3250A317"/>
    <w:rsid w:val="32895725"/>
    <w:rsid w:val="32985D62"/>
    <w:rsid w:val="32C24D3F"/>
    <w:rsid w:val="32F60A7E"/>
    <w:rsid w:val="33472BE9"/>
    <w:rsid w:val="33D13585"/>
    <w:rsid w:val="3408234C"/>
    <w:rsid w:val="347ECB99"/>
    <w:rsid w:val="348A6E8D"/>
    <w:rsid w:val="349F4686"/>
    <w:rsid w:val="34E05B00"/>
    <w:rsid w:val="3519BBC6"/>
    <w:rsid w:val="354397B0"/>
    <w:rsid w:val="35C9EA71"/>
    <w:rsid w:val="35D71747"/>
    <w:rsid w:val="35F798D9"/>
    <w:rsid w:val="3608D713"/>
    <w:rsid w:val="36439CD9"/>
    <w:rsid w:val="37A6EF20"/>
    <w:rsid w:val="37F8D6A3"/>
    <w:rsid w:val="38205F46"/>
    <w:rsid w:val="38B2DA42"/>
    <w:rsid w:val="38C07AC3"/>
    <w:rsid w:val="398AF168"/>
    <w:rsid w:val="3A8DE887"/>
    <w:rsid w:val="3B0D916F"/>
    <w:rsid w:val="3B6DAE18"/>
    <w:rsid w:val="3B809796"/>
    <w:rsid w:val="3B9747BC"/>
    <w:rsid w:val="3BC14047"/>
    <w:rsid w:val="3C98BC45"/>
    <w:rsid w:val="3CAA5A09"/>
    <w:rsid w:val="3CD03655"/>
    <w:rsid w:val="3D276C26"/>
    <w:rsid w:val="3DFB19E3"/>
    <w:rsid w:val="3E328CC5"/>
    <w:rsid w:val="3EEB5D37"/>
    <w:rsid w:val="403ADEF1"/>
    <w:rsid w:val="40720D3D"/>
    <w:rsid w:val="408C72A3"/>
    <w:rsid w:val="40B5E7BE"/>
    <w:rsid w:val="40E621B9"/>
    <w:rsid w:val="40FD59CD"/>
    <w:rsid w:val="41057E2B"/>
    <w:rsid w:val="41266211"/>
    <w:rsid w:val="417D8D77"/>
    <w:rsid w:val="418EAC54"/>
    <w:rsid w:val="4234A244"/>
    <w:rsid w:val="4295ACDB"/>
    <w:rsid w:val="42E4AA0A"/>
    <w:rsid w:val="42E75C59"/>
    <w:rsid w:val="42F5958C"/>
    <w:rsid w:val="432BF282"/>
    <w:rsid w:val="4398CEF2"/>
    <w:rsid w:val="43AB63FC"/>
    <w:rsid w:val="43BAA7E7"/>
    <w:rsid w:val="43D83C79"/>
    <w:rsid w:val="43E3EA0B"/>
    <w:rsid w:val="4412F634"/>
    <w:rsid w:val="443D0050"/>
    <w:rsid w:val="4491135F"/>
    <w:rsid w:val="449CA169"/>
    <w:rsid w:val="44DB29C6"/>
    <w:rsid w:val="4559FFA0"/>
    <w:rsid w:val="45701714"/>
    <w:rsid w:val="45852DED"/>
    <w:rsid w:val="458D1090"/>
    <w:rsid w:val="46318857"/>
    <w:rsid w:val="46405E22"/>
    <w:rsid w:val="4650BB25"/>
    <w:rsid w:val="46CEEF94"/>
    <w:rsid w:val="46EA7CE0"/>
    <w:rsid w:val="46F4DD9A"/>
    <w:rsid w:val="47046E42"/>
    <w:rsid w:val="470BEE88"/>
    <w:rsid w:val="4743978D"/>
    <w:rsid w:val="4753E89A"/>
    <w:rsid w:val="47570571"/>
    <w:rsid w:val="483072C4"/>
    <w:rsid w:val="485DDF63"/>
    <w:rsid w:val="485F874A"/>
    <w:rsid w:val="488A1CD3"/>
    <w:rsid w:val="488E8BCC"/>
    <w:rsid w:val="48AFFAB4"/>
    <w:rsid w:val="496AE095"/>
    <w:rsid w:val="496CF0CE"/>
    <w:rsid w:val="498244EB"/>
    <w:rsid w:val="499F81A4"/>
    <w:rsid w:val="49E6FD4D"/>
    <w:rsid w:val="49EBA732"/>
    <w:rsid w:val="49FC31C2"/>
    <w:rsid w:val="49FF8B7D"/>
    <w:rsid w:val="4A3206BE"/>
    <w:rsid w:val="4AA2139D"/>
    <w:rsid w:val="4AC272FF"/>
    <w:rsid w:val="4AF12E9F"/>
    <w:rsid w:val="4B2942C1"/>
    <w:rsid w:val="4B57109D"/>
    <w:rsid w:val="4B5CB87B"/>
    <w:rsid w:val="4B81F563"/>
    <w:rsid w:val="4BA6FD17"/>
    <w:rsid w:val="4BB1AB4B"/>
    <w:rsid w:val="4BC4DB7B"/>
    <w:rsid w:val="4BD3063D"/>
    <w:rsid w:val="4BFB3A70"/>
    <w:rsid w:val="4C48664F"/>
    <w:rsid w:val="4C4C9C2F"/>
    <w:rsid w:val="4CB600D6"/>
    <w:rsid w:val="4E067A1F"/>
    <w:rsid w:val="4E14F111"/>
    <w:rsid w:val="4E33D513"/>
    <w:rsid w:val="4EBAAA70"/>
    <w:rsid w:val="4EC05DAD"/>
    <w:rsid w:val="4EDB2055"/>
    <w:rsid w:val="4F1C30C4"/>
    <w:rsid w:val="4F3952EE"/>
    <w:rsid w:val="4F46CC07"/>
    <w:rsid w:val="4F629947"/>
    <w:rsid w:val="4FAF4606"/>
    <w:rsid w:val="504350AC"/>
    <w:rsid w:val="504E3E1F"/>
    <w:rsid w:val="50627C73"/>
    <w:rsid w:val="50F84AA5"/>
    <w:rsid w:val="51667838"/>
    <w:rsid w:val="51D277A7"/>
    <w:rsid w:val="52190379"/>
    <w:rsid w:val="521ACADD"/>
    <w:rsid w:val="525C6B44"/>
    <w:rsid w:val="52725A6C"/>
    <w:rsid w:val="529189B6"/>
    <w:rsid w:val="5312A887"/>
    <w:rsid w:val="5323F28E"/>
    <w:rsid w:val="5378A9AE"/>
    <w:rsid w:val="53D5ABCE"/>
    <w:rsid w:val="53DCAE03"/>
    <w:rsid w:val="53E2BF02"/>
    <w:rsid w:val="53FFD441"/>
    <w:rsid w:val="5445DFB4"/>
    <w:rsid w:val="54603DBC"/>
    <w:rsid w:val="54831017"/>
    <w:rsid w:val="54AB75D2"/>
    <w:rsid w:val="54AFBC5E"/>
    <w:rsid w:val="54D5D530"/>
    <w:rsid w:val="551AA992"/>
    <w:rsid w:val="55506F52"/>
    <w:rsid w:val="5633E039"/>
    <w:rsid w:val="567C637D"/>
    <w:rsid w:val="57E0C260"/>
    <w:rsid w:val="58083433"/>
    <w:rsid w:val="58203322"/>
    <w:rsid w:val="58C346A4"/>
    <w:rsid w:val="59D8C99A"/>
    <w:rsid w:val="5A7788E1"/>
    <w:rsid w:val="5AAA954D"/>
    <w:rsid w:val="5AC1CC86"/>
    <w:rsid w:val="5AC71F28"/>
    <w:rsid w:val="5AECE8C0"/>
    <w:rsid w:val="5AF59978"/>
    <w:rsid w:val="5AFAEDC4"/>
    <w:rsid w:val="5B1D83F4"/>
    <w:rsid w:val="5B68449E"/>
    <w:rsid w:val="5B798A6E"/>
    <w:rsid w:val="5BA0D909"/>
    <w:rsid w:val="5BF676B5"/>
    <w:rsid w:val="5C5DE140"/>
    <w:rsid w:val="5D05CF73"/>
    <w:rsid w:val="5D132EE5"/>
    <w:rsid w:val="5D2AB045"/>
    <w:rsid w:val="5D3517E9"/>
    <w:rsid w:val="5D4F8EA2"/>
    <w:rsid w:val="5D81588E"/>
    <w:rsid w:val="5D9CE014"/>
    <w:rsid w:val="5DCD8BFB"/>
    <w:rsid w:val="5DE45E4C"/>
    <w:rsid w:val="5E0DD99F"/>
    <w:rsid w:val="5F01A372"/>
    <w:rsid w:val="5F4E5D31"/>
    <w:rsid w:val="5F81223E"/>
    <w:rsid w:val="5FE1424C"/>
    <w:rsid w:val="605BF47F"/>
    <w:rsid w:val="611C84D0"/>
    <w:rsid w:val="6139710F"/>
    <w:rsid w:val="614FB062"/>
    <w:rsid w:val="62065857"/>
    <w:rsid w:val="621E82BC"/>
    <w:rsid w:val="6225F1AE"/>
    <w:rsid w:val="62294A0C"/>
    <w:rsid w:val="6246A46C"/>
    <w:rsid w:val="624D45AC"/>
    <w:rsid w:val="62DA1DB0"/>
    <w:rsid w:val="632BC0B1"/>
    <w:rsid w:val="636B22BB"/>
    <w:rsid w:val="637B1F79"/>
    <w:rsid w:val="639D4F67"/>
    <w:rsid w:val="63A9E540"/>
    <w:rsid w:val="63C08233"/>
    <w:rsid w:val="63DAE4E6"/>
    <w:rsid w:val="646ECE26"/>
    <w:rsid w:val="647FEDAE"/>
    <w:rsid w:val="648EF75C"/>
    <w:rsid w:val="6497BE55"/>
    <w:rsid w:val="64A24206"/>
    <w:rsid w:val="64A5663D"/>
    <w:rsid w:val="64B16A39"/>
    <w:rsid w:val="64B8EAA4"/>
    <w:rsid w:val="651AA2C5"/>
    <w:rsid w:val="65AD31DB"/>
    <w:rsid w:val="665E2E63"/>
    <w:rsid w:val="66781BE0"/>
    <w:rsid w:val="667B106C"/>
    <w:rsid w:val="66AACBC6"/>
    <w:rsid w:val="66BF1F4D"/>
    <w:rsid w:val="66E11229"/>
    <w:rsid w:val="67752FBF"/>
    <w:rsid w:val="67DFC01E"/>
    <w:rsid w:val="67FAA007"/>
    <w:rsid w:val="68832977"/>
    <w:rsid w:val="688A8F21"/>
    <w:rsid w:val="68C4E941"/>
    <w:rsid w:val="68DEEB7B"/>
    <w:rsid w:val="692888ED"/>
    <w:rsid w:val="697355C5"/>
    <w:rsid w:val="69F881DD"/>
    <w:rsid w:val="6A2316DE"/>
    <w:rsid w:val="6B269BE8"/>
    <w:rsid w:val="6B673C9E"/>
    <w:rsid w:val="6B7748DC"/>
    <w:rsid w:val="6BC0D757"/>
    <w:rsid w:val="6BD85573"/>
    <w:rsid w:val="6C135E2E"/>
    <w:rsid w:val="6C2F2D47"/>
    <w:rsid w:val="6C435EA4"/>
    <w:rsid w:val="6C533A2B"/>
    <w:rsid w:val="6CC283A7"/>
    <w:rsid w:val="6CC71329"/>
    <w:rsid w:val="6CCB5696"/>
    <w:rsid w:val="6D17AED6"/>
    <w:rsid w:val="6DDD8016"/>
    <w:rsid w:val="6E2A65D0"/>
    <w:rsid w:val="6EE41CF1"/>
    <w:rsid w:val="6F0297E9"/>
    <w:rsid w:val="6F0374EC"/>
    <w:rsid w:val="700B1BD7"/>
    <w:rsid w:val="7038116F"/>
    <w:rsid w:val="709B8B82"/>
    <w:rsid w:val="70B46B44"/>
    <w:rsid w:val="712F1AFE"/>
    <w:rsid w:val="71555E5D"/>
    <w:rsid w:val="71EA6016"/>
    <w:rsid w:val="721B54BA"/>
    <w:rsid w:val="724C7629"/>
    <w:rsid w:val="72BC064C"/>
    <w:rsid w:val="72C8E04D"/>
    <w:rsid w:val="72D80BC0"/>
    <w:rsid w:val="733052A9"/>
    <w:rsid w:val="73EFC4C7"/>
    <w:rsid w:val="74097CCD"/>
    <w:rsid w:val="741D3A91"/>
    <w:rsid w:val="745999D8"/>
    <w:rsid w:val="7474031A"/>
    <w:rsid w:val="74C61DB0"/>
    <w:rsid w:val="74F26AE2"/>
    <w:rsid w:val="750D8799"/>
    <w:rsid w:val="75BB4090"/>
    <w:rsid w:val="766057F5"/>
    <w:rsid w:val="76FBF27D"/>
    <w:rsid w:val="7742A7BF"/>
    <w:rsid w:val="7756E9AC"/>
    <w:rsid w:val="77688620"/>
    <w:rsid w:val="7794A61D"/>
    <w:rsid w:val="77A55019"/>
    <w:rsid w:val="782B43A9"/>
    <w:rsid w:val="7836FFEB"/>
    <w:rsid w:val="7843726A"/>
    <w:rsid w:val="78BDB610"/>
    <w:rsid w:val="78EB3728"/>
    <w:rsid w:val="7906E306"/>
    <w:rsid w:val="792F81EA"/>
    <w:rsid w:val="79519214"/>
    <w:rsid w:val="7978552D"/>
    <w:rsid w:val="79B641E7"/>
    <w:rsid w:val="7A1915D3"/>
    <w:rsid w:val="7A214595"/>
    <w:rsid w:val="7A7C48CB"/>
    <w:rsid w:val="7A95B864"/>
    <w:rsid w:val="7AA824FA"/>
    <w:rsid w:val="7B3EA132"/>
    <w:rsid w:val="7B6F41A7"/>
    <w:rsid w:val="7BD6B2A2"/>
    <w:rsid w:val="7BDEA627"/>
    <w:rsid w:val="7C90D6B1"/>
    <w:rsid w:val="7D286C54"/>
    <w:rsid w:val="7D759ED3"/>
    <w:rsid w:val="7D92A343"/>
    <w:rsid w:val="7DA7427A"/>
    <w:rsid w:val="7E3510AF"/>
    <w:rsid w:val="7E6D933A"/>
    <w:rsid w:val="7EA1249C"/>
    <w:rsid w:val="7EE65A7F"/>
    <w:rsid w:val="7F365AA6"/>
    <w:rsid w:val="7F638566"/>
    <w:rsid w:val="7F6F0637"/>
    <w:rsid w:val="7F77D682"/>
    <w:rsid w:val="7F940359"/>
    <w:rsid w:val="7FD21A9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D5D93"/>
  <w15:chartTrackingRefBased/>
  <w15:docId w15:val="{1B375369-78BF-4469-97B7-8455CE5DD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2501D"/>
    <w:pPr>
      <w:spacing w:after="0" w:line="360" w:lineRule="auto"/>
    </w:pPr>
    <w:rPr>
      <w:rFonts w:ascii="Times New Roman" w:hAnsi="Times New Roman" w:eastAsia="Times New Roman" w:cs="Arial"/>
      <w:kern w:val="0"/>
      <w:sz w:val="24"/>
      <w:szCs w:val="20"/>
      <w:lang w:val="en-IE" w:eastAsia="en-GB"/>
      <w14:ligatures w14:val="none"/>
    </w:rPr>
  </w:style>
  <w:style w:type="paragraph" w:styleId="Heading1">
    <w:name w:val="heading 1"/>
    <w:basedOn w:val="Normal"/>
    <w:next w:val="Normal"/>
    <w:link w:val="Heading1Char"/>
    <w:qFormat/>
    <w:rsid w:val="00FA5B8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nhideWhenUsed/>
    <w:qFormat/>
    <w:rsid w:val="00FA5B8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nhideWhenUsed/>
    <w:qFormat/>
    <w:rsid w:val="00FA5B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FA5B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FA5B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FA5B8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FA5B8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FA5B8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FA5B85"/>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FA5B8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rsid w:val="00FA5B8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A5B8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A5B8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A5B8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A5B8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A5B8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A5B8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A5B85"/>
    <w:rPr>
      <w:rFonts w:eastAsiaTheme="majorEastAsia" w:cstheme="majorBidi"/>
      <w:color w:val="272727" w:themeColor="text1" w:themeTint="D8"/>
    </w:rPr>
  </w:style>
  <w:style w:type="paragraph" w:styleId="Title">
    <w:name w:val="Title"/>
    <w:basedOn w:val="Normal"/>
    <w:next w:val="Normal"/>
    <w:link w:val="TitleChar"/>
    <w:uiPriority w:val="10"/>
    <w:qFormat/>
    <w:rsid w:val="00FA5B8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A5B8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A5B8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A5B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B85"/>
    <w:pPr>
      <w:spacing w:before="160"/>
      <w:jc w:val="center"/>
    </w:pPr>
    <w:rPr>
      <w:i/>
      <w:iCs/>
      <w:color w:val="404040" w:themeColor="text1" w:themeTint="BF"/>
    </w:rPr>
  </w:style>
  <w:style w:type="character" w:styleId="QuoteChar" w:customStyle="1">
    <w:name w:val="Quote Char"/>
    <w:basedOn w:val="DefaultParagraphFont"/>
    <w:link w:val="Quote"/>
    <w:uiPriority w:val="29"/>
    <w:rsid w:val="00FA5B85"/>
    <w:rPr>
      <w:i/>
      <w:iCs/>
      <w:color w:val="404040" w:themeColor="text1" w:themeTint="BF"/>
    </w:rPr>
  </w:style>
  <w:style w:type="paragraph" w:styleId="ListParagraph">
    <w:name w:val="List Paragraph"/>
    <w:basedOn w:val="Normal"/>
    <w:uiPriority w:val="34"/>
    <w:qFormat/>
    <w:rsid w:val="00FA5B85"/>
    <w:pPr>
      <w:ind w:left="720"/>
      <w:contextualSpacing/>
    </w:pPr>
  </w:style>
  <w:style w:type="character" w:styleId="IntenseEmphasis">
    <w:name w:val="Intense Emphasis"/>
    <w:basedOn w:val="DefaultParagraphFont"/>
    <w:uiPriority w:val="21"/>
    <w:qFormat/>
    <w:rsid w:val="00FA5B85"/>
    <w:rPr>
      <w:i/>
      <w:iCs/>
      <w:color w:val="0F4761" w:themeColor="accent1" w:themeShade="BF"/>
    </w:rPr>
  </w:style>
  <w:style w:type="paragraph" w:styleId="IntenseQuote">
    <w:name w:val="Intense Quote"/>
    <w:basedOn w:val="Normal"/>
    <w:next w:val="Normal"/>
    <w:link w:val="IntenseQuoteChar"/>
    <w:uiPriority w:val="30"/>
    <w:qFormat/>
    <w:rsid w:val="00FA5B8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A5B85"/>
    <w:rPr>
      <w:i/>
      <w:iCs/>
      <w:color w:val="0F4761" w:themeColor="accent1" w:themeShade="BF"/>
    </w:rPr>
  </w:style>
  <w:style w:type="character" w:styleId="IntenseReference">
    <w:name w:val="Intense Reference"/>
    <w:basedOn w:val="DefaultParagraphFont"/>
    <w:uiPriority w:val="32"/>
    <w:qFormat/>
    <w:rsid w:val="00FA5B85"/>
    <w:rPr>
      <w:b/>
      <w:bCs/>
      <w:smallCaps/>
      <w:color w:val="0F4761" w:themeColor="accent1" w:themeShade="BF"/>
      <w:spacing w:val="5"/>
    </w:rPr>
  </w:style>
  <w:style w:type="paragraph" w:styleId="Footer">
    <w:name w:val="footer"/>
    <w:basedOn w:val="Normal"/>
    <w:link w:val="FooterChar"/>
    <w:uiPriority w:val="99"/>
    <w:rsid w:val="0042501D"/>
    <w:pPr>
      <w:tabs>
        <w:tab w:val="left" w:pos="1134"/>
      </w:tabs>
      <w:ind w:left="1134" w:hanging="1134"/>
    </w:pPr>
    <w:rPr>
      <w:i/>
      <w:sz w:val="20"/>
    </w:rPr>
  </w:style>
  <w:style w:type="character" w:styleId="FooterChar" w:customStyle="1">
    <w:name w:val="Footer Char"/>
    <w:basedOn w:val="DefaultParagraphFont"/>
    <w:link w:val="Footer"/>
    <w:uiPriority w:val="99"/>
    <w:rsid w:val="0042501D"/>
    <w:rPr>
      <w:rFonts w:ascii="Times New Roman" w:hAnsi="Times New Roman" w:eastAsia="Times New Roman" w:cs="Arial"/>
      <w:i/>
      <w:kern w:val="0"/>
      <w:sz w:val="20"/>
      <w:szCs w:val="20"/>
      <w:lang w:val="en-IE" w:eastAsia="en-GB"/>
      <w14:ligatures w14:val="none"/>
    </w:rPr>
  </w:style>
  <w:style w:type="paragraph" w:styleId="Caption">
    <w:name w:val="caption"/>
    <w:basedOn w:val="Normal"/>
    <w:next w:val="Normal"/>
    <w:qFormat/>
    <w:rsid w:val="0042501D"/>
    <w:pPr>
      <w:tabs>
        <w:tab w:val="left" w:pos="1134"/>
      </w:tabs>
      <w:spacing w:before="240"/>
    </w:pPr>
    <w:rPr>
      <w:b/>
      <w:sz w:val="18"/>
    </w:rPr>
  </w:style>
  <w:style w:type="paragraph" w:styleId="TOC2">
    <w:name w:val="toc 2"/>
    <w:basedOn w:val="Normal"/>
    <w:next w:val="Normal"/>
    <w:uiPriority w:val="39"/>
    <w:rsid w:val="0042501D"/>
    <w:pPr>
      <w:ind w:left="240"/>
    </w:pPr>
    <w:rPr>
      <w:smallCaps/>
      <w:sz w:val="20"/>
    </w:rPr>
  </w:style>
  <w:style w:type="paragraph" w:styleId="TOC1">
    <w:name w:val="toc 1"/>
    <w:basedOn w:val="Normal"/>
    <w:next w:val="Normal"/>
    <w:uiPriority w:val="39"/>
    <w:rsid w:val="0042501D"/>
    <w:pPr>
      <w:spacing w:before="120"/>
    </w:pPr>
    <w:rPr>
      <w:b/>
      <w:bCs/>
      <w:caps/>
      <w:sz w:val="20"/>
    </w:rPr>
  </w:style>
  <w:style w:type="character" w:styleId="Hyperlink">
    <w:name w:val="Hyperlink"/>
    <w:uiPriority w:val="99"/>
    <w:rsid w:val="0042501D"/>
    <w:rPr>
      <w:color w:val="0000FF"/>
      <w:u w:val="single"/>
    </w:rPr>
  </w:style>
  <w:style w:type="table" w:styleId="TableGrid">
    <w:name w:val="Table Grid"/>
    <w:basedOn w:val="TableNormal"/>
    <w:uiPriority w:val="39"/>
    <w:rsid w:val="0042501D"/>
    <w:pPr>
      <w:spacing w:after="120" w:line="360" w:lineRule="auto"/>
      <w:jc w:val="both"/>
    </w:pPr>
    <w:rPr>
      <w:rFonts w:ascii="Times New Roman" w:hAnsi="Times New Roman" w:eastAsia="Times New Roman" w:cs="Times New Roman"/>
      <w:kern w:val="0"/>
      <w:sz w:val="20"/>
      <w:szCs w:val="20"/>
      <w:lang w:val="en-IE" w:eastAsia="en-IE"/>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42501D"/>
    <w:pPr>
      <w:spacing w:before="240" w:after="0"/>
      <w:outlineLvl w:val="9"/>
    </w:pPr>
    <w:rPr>
      <w:sz w:val="32"/>
      <w:szCs w:val="32"/>
      <w:lang w:val="en-US"/>
    </w:rPr>
  </w:style>
  <w:style w:type="paragraph" w:styleId="Header">
    <w:name w:val="header"/>
    <w:basedOn w:val="Normal"/>
    <w:link w:val="HeaderChar"/>
    <w:uiPriority w:val="99"/>
    <w:semiHidden/>
    <w:unhideWhenUsed/>
    <w:rsid w:val="00970329"/>
    <w:pPr>
      <w:tabs>
        <w:tab w:val="center" w:pos="4680"/>
        <w:tab w:val="right" w:pos="9360"/>
      </w:tabs>
      <w:spacing w:line="240" w:lineRule="auto"/>
    </w:pPr>
  </w:style>
  <w:style w:type="character" w:styleId="HeaderChar" w:customStyle="1">
    <w:name w:val="Header Char"/>
    <w:basedOn w:val="DefaultParagraphFont"/>
    <w:link w:val="Header"/>
    <w:uiPriority w:val="99"/>
    <w:semiHidden/>
    <w:rsid w:val="00970329"/>
    <w:rPr>
      <w:rFonts w:ascii="Times New Roman" w:hAnsi="Times New Roman" w:eastAsia="Times New Roman" w:cs="Arial"/>
      <w:kern w:val="0"/>
      <w:sz w:val="24"/>
      <w:szCs w:val="20"/>
      <w:lang w:val="en-IE" w:eastAsia="en-GB"/>
      <w14:ligatures w14:val="none"/>
    </w:rPr>
  </w:style>
  <w:style w:type="character" w:styleId="UnresolvedMention">
    <w:name w:val="Unresolved Mention"/>
    <w:basedOn w:val="DefaultParagraphFont"/>
    <w:uiPriority w:val="99"/>
    <w:semiHidden/>
    <w:unhideWhenUsed/>
    <w:rsid w:val="000B5316"/>
    <w:rPr>
      <w:color w:val="605E5C"/>
      <w:shd w:val="clear" w:color="auto" w:fill="E1DFDD"/>
    </w:rPr>
  </w:style>
  <w:style w:type="character" w:styleId="FollowedHyperlink">
    <w:name w:val="FollowedHyperlink"/>
    <w:basedOn w:val="DefaultParagraphFont"/>
    <w:uiPriority w:val="99"/>
    <w:semiHidden/>
    <w:unhideWhenUsed/>
    <w:rsid w:val="00120A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fontTable" Target="fontTable.xml" Id="rId34" /><Relationship Type="http://schemas.openxmlformats.org/officeDocument/2006/relationships/image" Target="media/image1.png" Id="rId7" /><Relationship Type="http://schemas.openxmlformats.org/officeDocument/2006/relationships/image" Target="media/image5.jp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oter" Target="footer2.xml" Id="rId33"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jpeg" Id="rId11" /><Relationship Type="http://schemas.openxmlformats.org/officeDocument/2006/relationships/image" Target="media/image17.png" Id="rId24" /><Relationship Type="http://schemas.openxmlformats.org/officeDocument/2006/relationships/image" Target="media/image25.jpeg" Id="rId32"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jpeg" Id="rId19" /><Relationship Type="http://schemas.openxmlformats.org/officeDocument/2006/relationships/image" Target="media/image24.png"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theme" Target="theme/theme1.xml" Id="rId35" /><Relationship Type="http://schemas.openxmlformats.org/officeDocument/2006/relationships/footer" Target="footer1.xml" Id="rId8" /><Relationship Type="http://schemas.openxmlformats.org/officeDocument/2006/relationships/image" Target="/media/image15.png" Id="R07d80cbe50204a1a" /><Relationship Type="http://schemas.openxmlformats.org/officeDocument/2006/relationships/image" Target="/media/image16.png" Id="R7c459842a77b48d5" /><Relationship Type="http://schemas.openxmlformats.org/officeDocument/2006/relationships/image" Target="/media/image17.png" Id="Rc763a16b47534e95" /><Relationship Type="http://schemas.openxmlformats.org/officeDocument/2006/relationships/image" Target="/media/image18.png" Id="Ref869f206e264db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K00282339: Zach Ahearn</dc:creator>
  <keywords/>
  <dc:description/>
  <lastModifiedBy>K00284376: Szymon Halada</lastModifiedBy>
  <revision>376</revision>
  <dcterms:created xsi:type="dcterms:W3CDTF">2024-11-19T15:00:00.0000000Z</dcterms:created>
  <dcterms:modified xsi:type="dcterms:W3CDTF">2024-11-23T17:14:47.6319250Z</dcterms:modified>
</coreProperties>
</file>